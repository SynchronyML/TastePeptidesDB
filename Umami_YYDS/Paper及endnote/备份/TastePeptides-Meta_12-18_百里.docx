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7E6B6" w14:textId="18C33BCA" w:rsidR="00A620F0" w:rsidRPr="004B742B" w:rsidRDefault="007E582E"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TastePeptides-Meta: A taste peptide</w:t>
      </w:r>
      <w:r w:rsidR="006B0CBA" w:rsidRPr="004B742B">
        <w:rPr>
          <w:rFonts w:ascii="Times New Roman" w:hAnsi="Times New Roman" w:cs="Times New Roman"/>
          <w:sz w:val="24"/>
          <w:szCs w:val="24"/>
        </w:rPr>
        <w:t xml:space="preserve"> </w:t>
      </w:r>
      <w:r w:rsidRPr="004B742B">
        <w:rPr>
          <w:rFonts w:ascii="Times New Roman" w:hAnsi="Times New Roman" w:cs="Times New Roman"/>
          <w:sz w:val="24"/>
          <w:szCs w:val="24"/>
        </w:rPr>
        <w:t xml:space="preserve">system including a </w:t>
      </w:r>
      <w:r w:rsidR="006B0CBA" w:rsidRPr="004B742B">
        <w:rPr>
          <w:rFonts w:ascii="Times New Roman" w:hAnsi="Times New Roman" w:cs="Times New Roman"/>
          <w:sz w:val="24"/>
          <w:szCs w:val="24"/>
        </w:rPr>
        <w:t>di/tri-</w:t>
      </w:r>
      <w:r w:rsidRPr="004B742B">
        <w:rPr>
          <w:rFonts w:ascii="Times New Roman" w:hAnsi="Times New Roman" w:cs="Times New Roman"/>
          <w:sz w:val="24"/>
          <w:szCs w:val="24"/>
        </w:rPr>
        <w:t xml:space="preserve">peptide </w:t>
      </w:r>
      <w:r w:rsidR="006B0CBA" w:rsidRPr="004B742B">
        <w:rPr>
          <w:rFonts w:ascii="Times New Roman" w:hAnsi="Times New Roman" w:cs="Times New Roman"/>
          <w:sz w:val="24"/>
          <w:szCs w:val="24"/>
        </w:rPr>
        <w:t xml:space="preserve">taste </w:t>
      </w:r>
      <w:r w:rsidRPr="004B742B">
        <w:rPr>
          <w:rFonts w:ascii="Times New Roman" w:hAnsi="Times New Roman" w:cs="Times New Roman"/>
          <w:sz w:val="24"/>
          <w:szCs w:val="24"/>
        </w:rPr>
        <w:t xml:space="preserve">judgment model Umami_YYDS, a taste peptide database TastePeptidesDB, and an open source automatic machine learning package </w:t>
      </w:r>
      <w:r w:rsidR="00FB1A34" w:rsidRPr="004B742B">
        <w:rPr>
          <w:rFonts w:ascii="Times New Roman" w:hAnsi="Times New Roman" w:cs="Times New Roman"/>
          <w:sz w:val="24"/>
          <w:szCs w:val="24"/>
        </w:rPr>
        <w:t>Auto_Taste_ML</w:t>
      </w:r>
    </w:p>
    <w:p w14:paraId="2F895ED6" w14:textId="6481D0ED" w:rsidR="0038096F" w:rsidRPr="004B742B" w:rsidRDefault="0038096F" w:rsidP="004B742B">
      <w:pPr>
        <w:spacing w:line="480" w:lineRule="auto"/>
        <w:rPr>
          <w:rFonts w:ascii="Times New Roman" w:hAnsi="Times New Roman" w:cs="Times New Roman"/>
          <w:sz w:val="24"/>
          <w:szCs w:val="24"/>
        </w:rPr>
      </w:pPr>
    </w:p>
    <w:p w14:paraId="5172FB3A" w14:textId="26041656" w:rsidR="00AF00C2" w:rsidRPr="004B742B" w:rsidRDefault="00AF00C2" w:rsidP="004B742B">
      <w:pPr>
        <w:spacing w:line="480" w:lineRule="auto"/>
        <w:rPr>
          <w:rFonts w:ascii="Times New Roman" w:hAnsi="Times New Roman" w:cs="Times New Roman"/>
          <w:sz w:val="24"/>
          <w:szCs w:val="24"/>
        </w:rPr>
      </w:pPr>
      <w:r w:rsidRPr="004B742B">
        <w:rPr>
          <w:rStyle w:val="10"/>
          <w:rFonts w:ascii="Times New Roman" w:hAnsi="Times New Roman" w:cs="Times New Roman"/>
          <w:sz w:val="24"/>
          <w:szCs w:val="24"/>
        </w:rPr>
        <w:t>KeyWords</w:t>
      </w:r>
      <w:r w:rsidRPr="004B742B">
        <w:rPr>
          <w:rFonts w:ascii="Times New Roman" w:hAnsi="Times New Roman" w:cs="Times New Roman"/>
          <w:sz w:val="24"/>
          <w:szCs w:val="24"/>
        </w:rPr>
        <w:t>:</w:t>
      </w:r>
      <w:r w:rsidR="00FF03FA">
        <w:rPr>
          <w:rFonts w:ascii="Times New Roman" w:hAnsi="Times New Roman" w:cs="Times New Roman"/>
          <w:sz w:val="24"/>
          <w:szCs w:val="24"/>
        </w:rPr>
        <w:t xml:space="preserve"> </w:t>
      </w:r>
      <w:r w:rsidRPr="004B742B">
        <w:rPr>
          <w:rFonts w:ascii="Times New Roman" w:hAnsi="Times New Roman" w:cs="Times New Roman"/>
          <w:sz w:val="24"/>
          <w:szCs w:val="24"/>
        </w:rPr>
        <w:t>peptides,</w:t>
      </w:r>
      <w:r w:rsidR="00FF03FA">
        <w:rPr>
          <w:rFonts w:ascii="Times New Roman" w:hAnsi="Times New Roman" w:cs="Times New Roman"/>
          <w:sz w:val="24"/>
          <w:szCs w:val="24"/>
        </w:rPr>
        <w:t xml:space="preserve"> </w:t>
      </w:r>
      <w:r w:rsidRPr="004B742B">
        <w:rPr>
          <w:rFonts w:ascii="Times New Roman" w:hAnsi="Times New Roman" w:cs="Times New Roman"/>
          <w:sz w:val="24"/>
          <w:szCs w:val="24"/>
        </w:rPr>
        <w:t>umami</w:t>
      </w:r>
      <w:r w:rsidR="003B6DAF">
        <w:rPr>
          <w:rFonts w:ascii="Times New Roman" w:hAnsi="Times New Roman" w:cs="Times New Roman"/>
          <w:sz w:val="24"/>
          <w:szCs w:val="24"/>
        </w:rPr>
        <w:t xml:space="preserve"> </w:t>
      </w:r>
      <w:r w:rsidR="003B6DAF">
        <w:rPr>
          <w:rFonts w:ascii="Times New Roman" w:hAnsi="Times New Roman" w:cs="Times New Roman" w:hint="eastAsia"/>
          <w:sz w:val="24"/>
          <w:szCs w:val="24"/>
        </w:rPr>
        <w:t>prediction</w:t>
      </w:r>
      <w:r w:rsidRPr="004B742B">
        <w:rPr>
          <w:rFonts w:ascii="Times New Roman" w:hAnsi="Times New Roman" w:cs="Times New Roman"/>
          <w:sz w:val="24"/>
          <w:szCs w:val="24"/>
        </w:rPr>
        <w:t>,</w:t>
      </w:r>
      <w:r w:rsidR="00FF03FA">
        <w:rPr>
          <w:rFonts w:ascii="Times New Roman" w:hAnsi="Times New Roman" w:cs="Times New Roman"/>
          <w:sz w:val="24"/>
          <w:szCs w:val="24"/>
        </w:rPr>
        <w:t xml:space="preserve"> </w:t>
      </w:r>
      <w:r w:rsidRPr="004B742B">
        <w:rPr>
          <w:rFonts w:ascii="Times New Roman" w:hAnsi="Times New Roman" w:cs="Times New Roman"/>
          <w:sz w:val="24"/>
          <w:szCs w:val="24"/>
        </w:rPr>
        <w:t>database,</w:t>
      </w:r>
      <w:r w:rsidR="00FF03FA">
        <w:rPr>
          <w:rFonts w:ascii="Times New Roman" w:hAnsi="Times New Roman" w:cs="Times New Roman"/>
          <w:sz w:val="24"/>
          <w:szCs w:val="24"/>
        </w:rPr>
        <w:t xml:space="preserve"> </w:t>
      </w:r>
      <w:r w:rsidR="003B6DAF">
        <w:rPr>
          <w:rFonts w:ascii="Times New Roman" w:hAnsi="Times New Roman" w:cs="Times New Roman" w:hint="eastAsia"/>
          <w:sz w:val="24"/>
          <w:szCs w:val="24"/>
        </w:rPr>
        <w:t>machine</w:t>
      </w:r>
      <w:r w:rsidR="003B6DAF">
        <w:rPr>
          <w:rFonts w:ascii="Times New Roman" w:hAnsi="Times New Roman" w:cs="Times New Roman"/>
          <w:sz w:val="24"/>
          <w:szCs w:val="24"/>
        </w:rPr>
        <w:t xml:space="preserve"> </w:t>
      </w:r>
      <w:r w:rsidR="003B6DAF">
        <w:rPr>
          <w:rFonts w:ascii="Times New Roman" w:hAnsi="Times New Roman" w:cs="Times New Roman" w:hint="eastAsia"/>
          <w:sz w:val="24"/>
          <w:szCs w:val="24"/>
        </w:rPr>
        <w:t>learning</w:t>
      </w:r>
      <w:r w:rsidR="00AD340F" w:rsidRPr="004B742B">
        <w:rPr>
          <w:rFonts w:ascii="Times New Roman" w:hAnsi="Times New Roman" w:cs="Times New Roman"/>
          <w:sz w:val="24"/>
          <w:szCs w:val="24"/>
        </w:rPr>
        <w:t>,</w:t>
      </w:r>
      <w:r w:rsidR="00FF03FA">
        <w:rPr>
          <w:rFonts w:ascii="Times New Roman" w:hAnsi="Times New Roman" w:cs="Times New Roman"/>
          <w:sz w:val="24"/>
          <w:szCs w:val="24"/>
        </w:rPr>
        <w:t xml:space="preserve"> </w:t>
      </w:r>
      <w:r w:rsidR="00AD340F" w:rsidRPr="004B742B">
        <w:rPr>
          <w:rFonts w:ascii="Times New Roman" w:hAnsi="Times New Roman" w:cs="Times New Roman"/>
          <w:sz w:val="24"/>
          <w:szCs w:val="24"/>
        </w:rPr>
        <w:t>web serve</w:t>
      </w:r>
    </w:p>
    <w:p w14:paraId="2F0614F0" w14:textId="77777777" w:rsidR="00AF00C2" w:rsidRPr="004B742B" w:rsidRDefault="00AF00C2" w:rsidP="004B742B">
      <w:pPr>
        <w:spacing w:line="480" w:lineRule="auto"/>
        <w:rPr>
          <w:rFonts w:ascii="Times New Roman" w:hAnsi="Times New Roman" w:cs="Times New Roman"/>
          <w:sz w:val="24"/>
          <w:szCs w:val="24"/>
        </w:rPr>
      </w:pPr>
    </w:p>
    <w:p w14:paraId="5974AB82" w14:textId="66371EA2" w:rsidR="00790D11" w:rsidRPr="004B742B" w:rsidRDefault="00184F7C" w:rsidP="004B742B">
      <w:pPr>
        <w:pStyle w:val="1"/>
        <w:spacing w:line="480" w:lineRule="auto"/>
        <w:rPr>
          <w:rFonts w:ascii="Times New Roman" w:hAnsi="Times New Roman" w:cs="Times New Roman"/>
          <w:sz w:val="24"/>
          <w:szCs w:val="24"/>
        </w:rPr>
      </w:pPr>
      <w:r w:rsidRPr="004B742B">
        <w:rPr>
          <w:rFonts w:ascii="Times New Roman" w:hAnsi="Times New Roman" w:cs="Times New Roman"/>
          <w:sz w:val="24"/>
          <w:szCs w:val="24"/>
        </w:rPr>
        <w:t>Abstract</w:t>
      </w:r>
    </w:p>
    <w:p w14:paraId="3F40A436" w14:textId="76BA9B4B" w:rsidR="00184F7C" w:rsidRPr="004B742B" w:rsidRDefault="008204C4"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bookmarkStart w:id="0" w:name="OLE_LINK1"/>
      <w:r w:rsidR="009B29B5" w:rsidRPr="004B742B">
        <w:rPr>
          <w:rFonts w:ascii="Times New Roman" w:hAnsi="Times New Roman" w:cs="Times New Roman"/>
          <w:sz w:val="24"/>
          <w:szCs w:val="24"/>
        </w:rPr>
        <w:t xml:space="preserve">Taste </w:t>
      </w:r>
      <w:r w:rsidR="004B742B">
        <w:rPr>
          <w:rFonts w:ascii="Times New Roman" w:hAnsi="Times New Roman" w:cs="Times New Roman"/>
          <w:sz w:val="24"/>
          <w:szCs w:val="24"/>
        </w:rPr>
        <w:t>as</w:t>
      </w:r>
      <w:r w:rsidR="009B29B5" w:rsidRPr="004B742B">
        <w:rPr>
          <w:rFonts w:ascii="Times New Roman" w:hAnsi="Times New Roman" w:cs="Times New Roman"/>
          <w:sz w:val="24"/>
          <w:szCs w:val="24"/>
        </w:rPr>
        <w:t xml:space="preserve"> one of the </w:t>
      </w:r>
      <w:r w:rsidR="00CE3D59" w:rsidRPr="004B742B">
        <w:rPr>
          <w:rFonts w:ascii="Times New Roman" w:hAnsi="Times New Roman" w:cs="Times New Roman"/>
          <w:sz w:val="24"/>
          <w:szCs w:val="24"/>
        </w:rPr>
        <w:t xml:space="preserve">most </w:t>
      </w:r>
      <w:r w:rsidR="009B29B5" w:rsidRPr="004B742B">
        <w:rPr>
          <w:rFonts w:ascii="Times New Roman" w:hAnsi="Times New Roman" w:cs="Times New Roman"/>
          <w:sz w:val="24"/>
          <w:szCs w:val="24"/>
        </w:rPr>
        <w:t>important basic attributes of food</w:t>
      </w:r>
      <w:bookmarkEnd w:id="0"/>
      <w:r w:rsidR="009B29B5" w:rsidRPr="004B742B">
        <w:rPr>
          <w:rFonts w:ascii="Times New Roman" w:hAnsi="Times New Roman" w:cs="Times New Roman"/>
          <w:sz w:val="24"/>
          <w:szCs w:val="24"/>
        </w:rPr>
        <w:t xml:space="preserve">, profoundly affects many processes </w:t>
      </w:r>
      <w:r w:rsidR="00CE3D59" w:rsidRPr="004B742B">
        <w:rPr>
          <w:rFonts w:ascii="Times New Roman" w:hAnsi="Times New Roman" w:cs="Times New Roman"/>
          <w:sz w:val="24"/>
          <w:szCs w:val="24"/>
        </w:rPr>
        <w:t xml:space="preserve">in food industry, </w:t>
      </w:r>
      <w:r w:rsidR="009B29B5" w:rsidRPr="004B742B">
        <w:rPr>
          <w:rFonts w:ascii="Times New Roman" w:hAnsi="Times New Roman" w:cs="Times New Roman"/>
          <w:sz w:val="24"/>
          <w:szCs w:val="24"/>
        </w:rPr>
        <w:t xml:space="preserve">such as production, circulation, and trade. </w:t>
      </w:r>
      <w:bookmarkStart w:id="1" w:name="OLE_LINK2"/>
      <w:r w:rsidR="00CE3D59" w:rsidRPr="004B742B">
        <w:rPr>
          <w:rFonts w:ascii="Times New Roman" w:hAnsi="Times New Roman" w:cs="Times New Roman"/>
          <w:sz w:val="24"/>
          <w:szCs w:val="24"/>
        </w:rPr>
        <w:t xml:space="preserve">As one of the basic components of food, peptide have a variety of </w:t>
      </w:r>
      <w:r w:rsidR="00D342F6">
        <w:rPr>
          <w:rFonts w:ascii="Times New Roman" w:hAnsi="Times New Roman" w:cs="Times New Roman" w:hint="eastAsia"/>
          <w:sz w:val="24"/>
          <w:szCs w:val="24"/>
        </w:rPr>
        <w:t>tastes</w:t>
      </w:r>
      <w:r w:rsidR="00D342F6">
        <w:rPr>
          <w:rFonts w:ascii="Times New Roman" w:hAnsi="Times New Roman" w:cs="Times New Roman"/>
          <w:sz w:val="24"/>
          <w:szCs w:val="24"/>
        </w:rPr>
        <w:t xml:space="preserve"> </w:t>
      </w:r>
      <w:r w:rsidR="004B742B" w:rsidRPr="004B742B">
        <w:rPr>
          <w:rFonts w:ascii="Times New Roman" w:hAnsi="Times New Roman" w:cs="Times New Roman"/>
          <w:sz w:val="24"/>
          <w:szCs w:val="24"/>
        </w:rPr>
        <w:t>including</w:t>
      </w:r>
      <w:r w:rsidR="00CE3D59" w:rsidRPr="004B742B">
        <w:rPr>
          <w:rFonts w:ascii="Times New Roman" w:hAnsi="Times New Roman" w:cs="Times New Roman"/>
          <w:sz w:val="24"/>
          <w:szCs w:val="24"/>
        </w:rPr>
        <w:t xml:space="preserve"> umami and bitterness</w:t>
      </w:r>
      <w:r w:rsidR="004B742B">
        <w:rPr>
          <w:rFonts w:ascii="Times New Roman" w:hAnsi="Times New Roman" w:cs="Times New Roman"/>
          <w:sz w:val="24"/>
          <w:szCs w:val="24"/>
        </w:rPr>
        <w:t xml:space="preserve">, which have great influence on the taste of food. </w:t>
      </w:r>
      <w:bookmarkStart w:id="2" w:name="OLE_LINK3"/>
      <w:r w:rsidR="004B742B">
        <w:rPr>
          <w:rFonts w:ascii="Times New Roman" w:hAnsi="Times New Roman" w:cs="Times New Roman"/>
          <w:sz w:val="24"/>
          <w:szCs w:val="24"/>
        </w:rPr>
        <w:t xml:space="preserve">Therefore, </w:t>
      </w:r>
      <w:bookmarkEnd w:id="1"/>
      <w:r w:rsidR="004B742B">
        <w:rPr>
          <w:rFonts w:ascii="Times New Roman" w:hAnsi="Times New Roman" w:cs="Times New Roman"/>
          <w:sz w:val="24"/>
          <w:szCs w:val="24"/>
        </w:rPr>
        <w:t>it</w:t>
      </w:r>
      <w:r w:rsidR="009B29B5" w:rsidRPr="004B742B">
        <w:rPr>
          <w:rFonts w:ascii="Times New Roman" w:hAnsi="Times New Roman" w:cs="Times New Roman"/>
          <w:sz w:val="24"/>
          <w:szCs w:val="24"/>
        </w:rPr>
        <w:t xml:space="preserve"> is </w:t>
      </w:r>
      <w:r w:rsidR="001E782D" w:rsidRPr="004B742B">
        <w:rPr>
          <w:rFonts w:ascii="Times New Roman" w:hAnsi="Times New Roman" w:cs="Times New Roman"/>
          <w:sz w:val="24"/>
          <w:szCs w:val="24"/>
        </w:rPr>
        <w:t>necessary</w:t>
      </w:r>
      <w:r w:rsidR="009B29B5" w:rsidRPr="004B742B">
        <w:rPr>
          <w:rFonts w:ascii="Times New Roman" w:hAnsi="Times New Roman" w:cs="Times New Roman"/>
          <w:sz w:val="24"/>
          <w:szCs w:val="24"/>
        </w:rPr>
        <w:t xml:space="preserve"> to clarify the law</w:t>
      </w:r>
      <w:r w:rsidR="00D342F6" w:rsidRPr="00D342F6">
        <w:rPr>
          <w:rFonts w:ascii="Times New Roman" w:hAnsi="Times New Roman" w:cs="Times New Roman" w:hint="eastAsia"/>
          <w:sz w:val="24"/>
          <w:szCs w:val="24"/>
          <w:highlight w:val="red"/>
        </w:rPr>
        <w:t>【要不要换为</w:t>
      </w:r>
      <w:r w:rsidR="00D342F6" w:rsidRPr="00D342F6">
        <w:rPr>
          <w:rFonts w:ascii="Times New Roman" w:hAnsi="Times New Roman" w:cs="Times New Roman"/>
          <w:sz w:val="24"/>
          <w:szCs w:val="24"/>
          <w:highlight w:val="red"/>
        </w:rPr>
        <w:t xml:space="preserve">regulations </w:t>
      </w:r>
      <w:r w:rsidR="00D342F6" w:rsidRPr="00D342F6">
        <w:rPr>
          <w:rFonts w:ascii="Times New Roman" w:hAnsi="Times New Roman" w:cs="Times New Roman" w:hint="eastAsia"/>
          <w:sz w:val="24"/>
          <w:szCs w:val="24"/>
          <w:highlight w:val="red"/>
        </w:rPr>
        <w:t>】</w:t>
      </w:r>
      <w:r w:rsidR="009B29B5" w:rsidRPr="004B742B">
        <w:rPr>
          <w:rFonts w:ascii="Times New Roman" w:hAnsi="Times New Roman" w:cs="Times New Roman"/>
          <w:sz w:val="24"/>
          <w:szCs w:val="24"/>
        </w:rPr>
        <w:t xml:space="preserve"> of </w:t>
      </w:r>
      <w:r w:rsidR="00833173">
        <w:rPr>
          <w:rFonts w:ascii="Times New Roman" w:hAnsi="Times New Roman" w:cs="Times New Roman"/>
          <w:sz w:val="24"/>
          <w:szCs w:val="24"/>
        </w:rPr>
        <w:t xml:space="preserve">the </w:t>
      </w:r>
      <w:r w:rsidR="009B29B5" w:rsidRPr="004B742B">
        <w:rPr>
          <w:rFonts w:ascii="Times New Roman" w:hAnsi="Times New Roman" w:cs="Times New Roman"/>
          <w:sz w:val="24"/>
          <w:szCs w:val="24"/>
        </w:rPr>
        <w:t>taste present</w:t>
      </w:r>
      <w:r w:rsidR="00833173">
        <w:rPr>
          <w:rFonts w:ascii="Times New Roman" w:hAnsi="Times New Roman" w:cs="Times New Roman"/>
          <w:sz w:val="24"/>
          <w:szCs w:val="24"/>
        </w:rPr>
        <w:t>ed by</w:t>
      </w:r>
      <w:r w:rsidR="009B29B5" w:rsidRPr="004B742B">
        <w:rPr>
          <w:rFonts w:ascii="Times New Roman" w:hAnsi="Times New Roman" w:cs="Times New Roman"/>
          <w:sz w:val="24"/>
          <w:szCs w:val="24"/>
        </w:rPr>
        <w:t xml:space="preserve"> </w:t>
      </w:r>
      <w:r w:rsidR="00833173">
        <w:rPr>
          <w:rFonts w:ascii="Times New Roman" w:hAnsi="Times New Roman" w:cs="Times New Roman"/>
          <w:sz w:val="24"/>
          <w:szCs w:val="24"/>
        </w:rPr>
        <w:t>the taste peptide</w:t>
      </w:r>
      <w:r w:rsidR="009B29B5" w:rsidRPr="004B742B">
        <w:rPr>
          <w:rFonts w:ascii="Times New Roman" w:hAnsi="Times New Roman" w:cs="Times New Roman"/>
          <w:sz w:val="24"/>
          <w:szCs w:val="24"/>
        </w:rPr>
        <w:t>.</w:t>
      </w:r>
      <w:bookmarkEnd w:id="2"/>
      <w:r w:rsidR="009B29B5" w:rsidRPr="004B742B">
        <w:rPr>
          <w:rFonts w:ascii="Times New Roman" w:hAnsi="Times New Roman" w:cs="Times New Roman"/>
          <w:sz w:val="24"/>
          <w:szCs w:val="24"/>
        </w:rPr>
        <w:t xml:space="preserve"> </w:t>
      </w:r>
      <w:r w:rsidR="001E782D" w:rsidRPr="004B742B">
        <w:rPr>
          <w:rFonts w:ascii="Times New Roman" w:hAnsi="Times New Roman" w:cs="Times New Roman"/>
          <w:sz w:val="24"/>
          <w:szCs w:val="24"/>
        </w:rPr>
        <w:t xml:space="preserve">In this study, </w:t>
      </w:r>
      <w:r w:rsidR="00A7205D" w:rsidRPr="004B742B">
        <w:rPr>
          <w:rFonts w:ascii="Times New Roman" w:hAnsi="Times New Roman" w:cs="Times New Roman"/>
          <w:sz w:val="24"/>
          <w:szCs w:val="24"/>
        </w:rPr>
        <w:t xml:space="preserve">we </w:t>
      </w:r>
      <w:r w:rsidR="001E782D" w:rsidRPr="004B742B">
        <w:rPr>
          <w:rFonts w:ascii="Times New Roman" w:hAnsi="Times New Roman" w:cs="Times New Roman"/>
          <w:sz w:val="24"/>
          <w:szCs w:val="24"/>
        </w:rPr>
        <w:t>use</w:t>
      </w:r>
      <w:r w:rsidR="00833173">
        <w:rPr>
          <w:rFonts w:ascii="Times New Roman" w:hAnsi="Times New Roman" w:cs="Times New Roman"/>
          <w:sz w:val="24"/>
          <w:szCs w:val="24"/>
        </w:rPr>
        <w:t>d</w:t>
      </w:r>
      <w:r w:rsidR="001E782D" w:rsidRPr="004B742B">
        <w:rPr>
          <w:rFonts w:ascii="Times New Roman" w:hAnsi="Times New Roman" w:cs="Times New Roman"/>
          <w:sz w:val="24"/>
          <w:szCs w:val="24"/>
        </w:rPr>
        <w:t xml:space="preserve"> the Django framework</w:t>
      </w:r>
      <w:r w:rsidR="003B123D">
        <w:rPr>
          <w:rFonts w:ascii="Times New Roman" w:hAnsi="Times New Roman" w:cs="Times New Roman"/>
          <w:sz w:val="24"/>
          <w:szCs w:val="24"/>
        </w:rPr>
        <w:t xml:space="preserve"> to</w:t>
      </w:r>
      <w:r w:rsidR="001E782D" w:rsidRPr="004B742B">
        <w:rPr>
          <w:rFonts w:ascii="Times New Roman" w:hAnsi="Times New Roman" w:cs="Times New Roman"/>
          <w:sz w:val="24"/>
          <w:szCs w:val="24"/>
        </w:rPr>
        <w:t xml:space="preserve"> build the first taste peptide database</w:t>
      </w:r>
      <w:r w:rsidR="003B123D">
        <w:rPr>
          <w:rFonts w:ascii="Times New Roman" w:hAnsi="Times New Roman" w:cs="Times New Roman"/>
          <w:sz w:val="24"/>
          <w:szCs w:val="24"/>
        </w:rPr>
        <w:t xml:space="preserve"> </w:t>
      </w:r>
      <w:r w:rsidR="001E782D" w:rsidRPr="004B742B">
        <w:rPr>
          <w:rFonts w:ascii="Times New Roman" w:hAnsi="Times New Roman" w:cs="Times New Roman"/>
          <w:sz w:val="24"/>
          <w:szCs w:val="24"/>
        </w:rPr>
        <w:t>(TastePeptidesDB</w:t>
      </w:r>
      <w:r w:rsidR="00DA7C79" w:rsidRPr="004B742B">
        <w:rPr>
          <w:rFonts w:ascii="Times New Roman" w:hAnsi="Times New Roman" w:cs="Times New Roman"/>
          <w:sz w:val="24"/>
          <w:szCs w:val="24"/>
        </w:rPr>
        <w:t>, published at http://tastepeptides-meta.com:7777/database/son/1</w:t>
      </w:r>
      <w:r w:rsidR="001E782D" w:rsidRPr="004B742B">
        <w:rPr>
          <w:rFonts w:ascii="Times New Roman" w:hAnsi="Times New Roman" w:cs="Times New Roman"/>
          <w:sz w:val="24"/>
          <w:szCs w:val="24"/>
        </w:rPr>
        <w:t>)</w:t>
      </w:r>
      <w:r w:rsidR="003B123D">
        <w:rPr>
          <w:rFonts w:ascii="Times New Roman" w:hAnsi="Times New Roman" w:cs="Times New Roman"/>
          <w:sz w:val="24"/>
          <w:szCs w:val="24"/>
        </w:rPr>
        <w:t>,</w:t>
      </w:r>
      <w:r w:rsidR="001E782D" w:rsidRPr="004B742B">
        <w:rPr>
          <w:rFonts w:ascii="Times New Roman" w:hAnsi="Times New Roman" w:cs="Times New Roman"/>
          <w:sz w:val="24"/>
          <w:szCs w:val="24"/>
        </w:rPr>
        <w:t xml:space="preserve"> base</w:t>
      </w:r>
      <w:r w:rsidR="003B123D">
        <w:rPr>
          <w:rFonts w:ascii="Times New Roman" w:hAnsi="Times New Roman" w:cs="Times New Roman"/>
          <w:sz w:val="24"/>
          <w:szCs w:val="24"/>
        </w:rPr>
        <w:t>d</w:t>
      </w:r>
      <w:r w:rsidR="001E782D" w:rsidRPr="004B742B">
        <w:rPr>
          <w:rFonts w:ascii="Times New Roman" w:hAnsi="Times New Roman" w:cs="Times New Roman"/>
          <w:sz w:val="24"/>
          <w:szCs w:val="24"/>
        </w:rPr>
        <w:t xml:space="preserve"> on </w:t>
      </w:r>
      <w:r w:rsidR="003B123D">
        <w:rPr>
          <w:rFonts w:ascii="Times New Roman" w:hAnsi="Times New Roman" w:cs="Times New Roman"/>
          <w:sz w:val="24"/>
          <w:szCs w:val="24"/>
        </w:rPr>
        <w:t xml:space="preserve">the </w:t>
      </w:r>
      <w:r w:rsidR="001E782D" w:rsidRPr="004B742B">
        <w:rPr>
          <w:rFonts w:ascii="Times New Roman" w:hAnsi="Times New Roman" w:cs="Times New Roman"/>
          <w:sz w:val="24"/>
          <w:szCs w:val="24"/>
        </w:rPr>
        <w:t>reported taste peptide information.</w:t>
      </w:r>
      <w:r w:rsidR="00A7205D" w:rsidRPr="004B742B">
        <w:rPr>
          <w:rFonts w:ascii="Times New Roman" w:hAnsi="Times New Roman" w:cs="Times New Roman"/>
          <w:sz w:val="24"/>
          <w:szCs w:val="24"/>
        </w:rPr>
        <w:t xml:space="preserve"> </w:t>
      </w:r>
      <w:r w:rsidR="008435AF">
        <w:rPr>
          <w:rFonts w:ascii="Times New Roman" w:hAnsi="Times New Roman" w:cs="Times New Roman"/>
          <w:sz w:val="24"/>
          <w:szCs w:val="24"/>
        </w:rPr>
        <w:t>P</w:t>
      </w:r>
      <w:r w:rsidR="00A7205D" w:rsidRPr="004B742B">
        <w:rPr>
          <w:rFonts w:ascii="Times New Roman" w:hAnsi="Times New Roman" w:cs="Times New Roman"/>
          <w:sz w:val="24"/>
          <w:szCs w:val="24"/>
        </w:rPr>
        <w:t>eptides</w:t>
      </w:r>
      <w:r w:rsidR="008435AF">
        <w:rPr>
          <w:rFonts w:ascii="Times New Roman" w:hAnsi="Times New Roman" w:cs="Times New Roman"/>
          <w:sz w:val="24"/>
          <w:szCs w:val="24"/>
        </w:rPr>
        <w:t xml:space="preserve"> with 2-3 amino acids</w:t>
      </w:r>
      <w:r w:rsidR="00A7205D" w:rsidRPr="004B742B">
        <w:rPr>
          <w:rFonts w:ascii="Times New Roman" w:hAnsi="Times New Roman" w:cs="Times New Roman"/>
          <w:sz w:val="24"/>
          <w:szCs w:val="24"/>
        </w:rPr>
        <w:t xml:space="preserve"> were selected to generate QSAR descriptors</w:t>
      </w:r>
      <w:r w:rsidR="003B123D">
        <w:rPr>
          <w:rFonts w:ascii="Times New Roman" w:hAnsi="Times New Roman" w:cs="Times New Roman"/>
          <w:sz w:val="24"/>
          <w:szCs w:val="24"/>
        </w:rPr>
        <w:t xml:space="preserve"> </w:t>
      </w:r>
      <w:r w:rsidR="00A7205D" w:rsidRPr="004B742B">
        <w:rPr>
          <w:rFonts w:ascii="Times New Roman" w:hAnsi="Times New Roman" w:cs="Times New Roman"/>
          <w:sz w:val="24"/>
          <w:szCs w:val="24"/>
        </w:rPr>
        <w:t xml:space="preserve">(Quantitative </w:t>
      </w:r>
      <w:r w:rsidR="00DD5921" w:rsidRPr="004B742B">
        <w:rPr>
          <w:rFonts w:ascii="Times New Roman" w:hAnsi="Times New Roman" w:cs="Times New Roman"/>
          <w:sz w:val="24"/>
          <w:szCs w:val="24"/>
        </w:rPr>
        <w:t>S</w:t>
      </w:r>
      <w:r w:rsidR="00A7205D" w:rsidRPr="004B742B">
        <w:rPr>
          <w:rFonts w:ascii="Times New Roman" w:hAnsi="Times New Roman" w:cs="Times New Roman"/>
          <w:sz w:val="24"/>
          <w:szCs w:val="24"/>
        </w:rPr>
        <w:t>tructure–</w:t>
      </w:r>
      <w:r w:rsidR="00DD5921" w:rsidRPr="004B742B">
        <w:rPr>
          <w:rFonts w:ascii="Times New Roman" w:hAnsi="Times New Roman" w:cs="Times New Roman"/>
          <w:sz w:val="24"/>
          <w:szCs w:val="24"/>
        </w:rPr>
        <w:t>A</w:t>
      </w:r>
      <w:r w:rsidR="00A7205D" w:rsidRPr="004B742B">
        <w:rPr>
          <w:rFonts w:ascii="Times New Roman" w:hAnsi="Times New Roman" w:cs="Times New Roman"/>
          <w:sz w:val="24"/>
          <w:szCs w:val="24"/>
        </w:rPr>
        <w:t xml:space="preserve">ctivity </w:t>
      </w:r>
      <w:r w:rsidR="00DD5921" w:rsidRPr="004B742B">
        <w:rPr>
          <w:rFonts w:ascii="Times New Roman" w:hAnsi="Times New Roman" w:cs="Times New Roman"/>
          <w:sz w:val="24"/>
          <w:szCs w:val="24"/>
        </w:rPr>
        <w:t>R</w:t>
      </w:r>
      <w:r w:rsidR="00A7205D" w:rsidRPr="004B742B">
        <w:rPr>
          <w:rFonts w:ascii="Times New Roman" w:hAnsi="Times New Roman" w:cs="Times New Roman"/>
          <w:sz w:val="24"/>
          <w:szCs w:val="24"/>
        </w:rPr>
        <w:t>elationship</w:t>
      </w:r>
      <w:r w:rsidR="008435AF">
        <w:rPr>
          <w:rFonts w:ascii="Times New Roman" w:hAnsi="Times New Roman" w:cs="Times New Roman"/>
          <w:sz w:val="24"/>
          <w:szCs w:val="24"/>
        </w:rPr>
        <w:t>) whose number</w:t>
      </w:r>
      <w:r w:rsidR="00DA7C79" w:rsidRPr="004B742B">
        <w:rPr>
          <w:rFonts w:ascii="Times New Roman" w:hAnsi="Times New Roman" w:cs="Times New Roman"/>
          <w:sz w:val="24"/>
          <w:szCs w:val="24"/>
        </w:rPr>
        <w:t xml:space="preserve"> is 278</w:t>
      </w:r>
      <w:r w:rsidR="00D342F6" w:rsidRPr="00D342F6">
        <w:rPr>
          <w:rFonts w:ascii="Times New Roman" w:hAnsi="Times New Roman" w:cs="Times New Roman" w:hint="eastAsia"/>
          <w:sz w:val="24"/>
          <w:szCs w:val="24"/>
          <w:highlight w:val="red"/>
        </w:rPr>
        <w:t>【这里能不能改为非定语从句，本质意思说就是生成</w:t>
      </w:r>
      <w:r w:rsidR="00D342F6" w:rsidRPr="00D342F6">
        <w:rPr>
          <w:rFonts w:ascii="Times New Roman" w:hAnsi="Times New Roman" w:cs="Times New Roman" w:hint="eastAsia"/>
          <w:sz w:val="24"/>
          <w:szCs w:val="24"/>
          <w:highlight w:val="red"/>
        </w:rPr>
        <w:t xml:space="preserve"> </w:t>
      </w:r>
      <w:r w:rsidR="00D342F6" w:rsidRPr="00D342F6">
        <w:rPr>
          <w:rFonts w:ascii="Times New Roman" w:hAnsi="Times New Roman" w:cs="Times New Roman"/>
          <w:sz w:val="24"/>
          <w:szCs w:val="24"/>
          <w:highlight w:val="red"/>
        </w:rPr>
        <w:t>278</w:t>
      </w:r>
      <w:r w:rsidR="00D342F6" w:rsidRPr="00D342F6">
        <w:rPr>
          <w:rFonts w:ascii="Times New Roman" w:hAnsi="Times New Roman" w:cs="Times New Roman" w:hint="eastAsia"/>
          <w:sz w:val="24"/>
          <w:szCs w:val="24"/>
          <w:highlight w:val="red"/>
        </w:rPr>
        <w:t>种</w:t>
      </w:r>
      <w:r w:rsidR="00D342F6" w:rsidRPr="00D342F6">
        <w:rPr>
          <w:rFonts w:ascii="Times New Roman" w:hAnsi="Times New Roman" w:cs="Times New Roman" w:hint="eastAsia"/>
          <w:sz w:val="24"/>
          <w:szCs w:val="24"/>
          <w:highlight w:val="red"/>
        </w:rPr>
        <w:t>QSAR</w:t>
      </w:r>
      <w:r w:rsidR="00D342F6" w:rsidRPr="00D342F6">
        <w:rPr>
          <w:rFonts w:ascii="Times New Roman" w:hAnsi="Times New Roman" w:cs="Times New Roman" w:hint="eastAsia"/>
          <w:sz w:val="24"/>
          <w:szCs w:val="24"/>
          <w:highlight w:val="red"/>
        </w:rPr>
        <w:t>，用</w:t>
      </w:r>
      <w:r w:rsidR="00D342F6" w:rsidRPr="00D342F6">
        <w:rPr>
          <w:rFonts w:ascii="Times New Roman" w:hAnsi="Times New Roman" w:cs="Times New Roman" w:hint="eastAsia"/>
          <w:sz w:val="24"/>
          <w:szCs w:val="24"/>
          <w:highlight w:val="red"/>
        </w:rPr>
        <w:t xml:space="preserve"> a</w:t>
      </w:r>
      <w:r w:rsidR="00D342F6" w:rsidRPr="00D342F6">
        <w:rPr>
          <w:rFonts w:ascii="Times New Roman" w:hAnsi="Times New Roman" w:cs="Times New Roman"/>
          <w:sz w:val="24"/>
          <w:szCs w:val="24"/>
          <w:highlight w:val="red"/>
        </w:rPr>
        <w:t xml:space="preserve"> </w:t>
      </w:r>
      <w:r w:rsidR="00D342F6" w:rsidRPr="00D342F6">
        <w:rPr>
          <w:rFonts w:ascii="Times New Roman" w:hAnsi="Times New Roman" w:cs="Times New Roman" w:hint="eastAsia"/>
          <w:sz w:val="24"/>
          <w:szCs w:val="24"/>
          <w:highlight w:val="red"/>
        </w:rPr>
        <w:t>amount</w:t>
      </w:r>
      <w:r w:rsidR="00D342F6" w:rsidRPr="00D342F6">
        <w:rPr>
          <w:rFonts w:ascii="Times New Roman" w:hAnsi="Times New Roman" w:cs="Times New Roman"/>
          <w:sz w:val="24"/>
          <w:szCs w:val="24"/>
          <w:highlight w:val="red"/>
        </w:rPr>
        <w:t xml:space="preserve"> </w:t>
      </w:r>
      <w:r w:rsidR="00D342F6" w:rsidRPr="00D342F6">
        <w:rPr>
          <w:rFonts w:ascii="Times New Roman" w:hAnsi="Times New Roman" w:cs="Times New Roman" w:hint="eastAsia"/>
          <w:sz w:val="24"/>
          <w:szCs w:val="24"/>
          <w:highlight w:val="red"/>
        </w:rPr>
        <w:t>of</w:t>
      </w:r>
      <w:r w:rsidR="00D342F6" w:rsidRPr="00D342F6">
        <w:rPr>
          <w:rFonts w:ascii="Times New Roman" w:hAnsi="Times New Roman" w:cs="Times New Roman"/>
          <w:sz w:val="24"/>
          <w:szCs w:val="24"/>
          <w:highlight w:val="red"/>
        </w:rPr>
        <w:t xml:space="preserve"> </w:t>
      </w:r>
      <w:r w:rsidR="00D342F6" w:rsidRPr="00D342F6">
        <w:rPr>
          <w:rFonts w:ascii="Times New Roman" w:hAnsi="Times New Roman" w:cs="Times New Roman" w:hint="eastAsia"/>
          <w:sz w:val="24"/>
          <w:szCs w:val="24"/>
          <w:highlight w:val="red"/>
        </w:rPr>
        <w:t>？？？】</w:t>
      </w:r>
      <w:r w:rsidR="00A7205D" w:rsidRPr="004B742B">
        <w:rPr>
          <w:rFonts w:ascii="Times New Roman" w:hAnsi="Times New Roman" w:cs="Times New Roman"/>
          <w:sz w:val="24"/>
          <w:szCs w:val="24"/>
        </w:rPr>
        <w:t xml:space="preserve">. </w:t>
      </w:r>
      <w:r w:rsidR="008435AF" w:rsidRPr="008435AF">
        <w:rPr>
          <w:rFonts w:ascii="Times New Roman" w:hAnsi="Times New Roman" w:cs="Times New Roman"/>
          <w:sz w:val="24"/>
          <w:szCs w:val="24"/>
        </w:rPr>
        <w:t>After statistical and modeling screening,</w:t>
      </w:r>
      <w:r w:rsidR="00DA7C79" w:rsidRPr="004B742B">
        <w:rPr>
          <w:rFonts w:ascii="Times New Roman" w:hAnsi="Times New Roman" w:cs="Times New Roman"/>
          <w:sz w:val="24"/>
          <w:szCs w:val="24"/>
        </w:rPr>
        <w:t xml:space="preserve"> 8 features including BCUT2D_MWLOW, PEOE_VSA14, SMR_VSA1, MinEStateIndex (The Electrotopological State), VSA_EState5, VSA_EState6, VSA_EState7, MolLogP, etc. were obtained as the key feature descriptors. A gradient boosting decision tree model</w:t>
      </w:r>
      <w:r w:rsidR="00600FFD">
        <w:rPr>
          <w:rFonts w:ascii="Times New Roman" w:hAnsi="Times New Roman" w:cs="Times New Roman"/>
          <w:sz w:val="24"/>
          <w:szCs w:val="24"/>
        </w:rPr>
        <w:t xml:space="preserve"> </w:t>
      </w:r>
      <w:r w:rsidR="00DA7C79" w:rsidRPr="004B742B">
        <w:rPr>
          <w:rFonts w:ascii="Times New Roman" w:hAnsi="Times New Roman" w:cs="Times New Roman"/>
          <w:sz w:val="24"/>
          <w:szCs w:val="24"/>
        </w:rPr>
        <w:t>(Umami_YYDS,)</w:t>
      </w:r>
      <w:r w:rsidR="00DD5921" w:rsidRPr="004B742B">
        <w:rPr>
          <w:rFonts w:ascii="Times New Roman" w:hAnsi="Times New Roman" w:cs="Times New Roman"/>
          <w:sz w:val="24"/>
          <w:szCs w:val="24"/>
        </w:rPr>
        <w:t xml:space="preserve"> was established by data enhancement,</w:t>
      </w:r>
      <w:r w:rsidR="00B362E6" w:rsidRPr="004B742B">
        <w:rPr>
          <w:rFonts w:ascii="Times New Roman" w:hAnsi="Times New Roman" w:cs="Times New Roman"/>
          <w:sz w:val="24"/>
          <w:szCs w:val="24"/>
        </w:rPr>
        <w:t xml:space="preserve"> </w:t>
      </w:r>
      <w:r w:rsidR="00DD5921" w:rsidRPr="004B742B">
        <w:rPr>
          <w:rFonts w:ascii="Times New Roman" w:hAnsi="Times New Roman" w:cs="Times New Roman"/>
          <w:sz w:val="24"/>
          <w:szCs w:val="24"/>
        </w:rPr>
        <w:t xml:space="preserve">comparison algorithm and </w:t>
      </w:r>
      <w:r w:rsidR="00DD5921" w:rsidRPr="004B742B">
        <w:rPr>
          <w:rFonts w:ascii="Times New Roman" w:hAnsi="Times New Roman" w:cs="Times New Roman"/>
          <w:sz w:val="24"/>
          <w:szCs w:val="24"/>
        </w:rPr>
        <w:lastRenderedPageBreak/>
        <w:t>model optimization.</w:t>
      </w:r>
      <w:r w:rsidR="00B362E6" w:rsidRPr="004B742B">
        <w:rPr>
          <w:rFonts w:ascii="Times New Roman" w:hAnsi="Times New Roman" w:cs="Times New Roman"/>
          <w:sz w:val="24"/>
          <w:szCs w:val="24"/>
        </w:rPr>
        <w:t xml:space="preserve"> </w:t>
      </w:r>
      <w:r w:rsidR="00DD5921" w:rsidRPr="004B742B">
        <w:rPr>
          <w:rFonts w:ascii="Times New Roman" w:hAnsi="Times New Roman" w:cs="Times New Roman"/>
          <w:sz w:val="24"/>
          <w:szCs w:val="24"/>
        </w:rPr>
        <w:t>The model achieved 89.6% accuracy and 98% AUC</w:t>
      </w:r>
      <w:r w:rsidR="00600FFD">
        <w:rPr>
          <w:rFonts w:ascii="Times New Roman" w:hAnsi="Times New Roman" w:cs="Times New Roman"/>
          <w:sz w:val="24"/>
          <w:szCs w:val="24"/>
        </w:rPr>
        <w:t xml:space="preserve"> </w:t>
      </w:r>
      <w:r w:rsidR="00DD5921" w:rsidRPr="004B742B">
        <w:rPr>
          <w:rFonts w:ascii="Times New Roman" w:hAnsi="Times New Roman" w:cs="Times New Roman"/>
          <w:sz w:val="24"/>
          <w:szCs w:val="24"/>
        </w:rPr>
        <w:t>(Area Under ROC Curve).</w:t>
      </w:r>
      <w:r w:rsidR="0058711D" w:rsidRPr="004B742B">
        <w:rPr>
          <w:rFonts w:ascii="Times New Roman" w:hAnsi="Times New Roman" w:cs="Times New Roman"/>
          <w:sz w:val="24"/>
          <w:szCs w:val="24"/>
        </w:rPr>
        <w:t xml:space="preserve"> </w:t>
      </w:r>
      <w:r w:rsidR="00590E57" w:rsidRPr="004B742B">
        <w:rPr>
          <w:rFonts w:ascii="Times New Roman" w:hAnsi="Times New Roman" w:cs="Times New Roman"/>
          <w:sz w:val="24"/>
          <w:szCs w:val="24"/>
        </w:rPr>
        <w:t>In order to evaluate the superiority of the model, Umami_</w:t>
      </w:r>
      <w:bookmarkStart w:id="3" w:name="OLE_LINK6"/>
      <w:r w:rsidR="00590E57" w:rsidRPr="004B742B">
        <w:rPr>
          <w:rFonts w:ascii="Times New Roman" w:hAnsi="Times New Roman" w:cs="Times New Roman"/>
          <w:sz w:val="24"/>
          <w:szCs w:val="24"/>
        </w:rPr>
        <w:t xml:space="preserve">YYDS model was compared with other reported models </w:t>
      </w:r>
      <w:r w:rsidR="00600FFD">
        <w:rPr>
          <w:rFonts w:ascii="Times New Roman" w:hAnsi="Times New Roman" w:cs="Times New Roman"/>
          <w:sz w:val="24"/>
          <w:szCs w:val="24"/>
        </w:rPr>
        <w:t>through</w:t>
      </w:r>
      <w:r w:rsidR="00590E57" w:rsidRPr="004B742B">
        <w:rPr>
          <w:rFonts w:ascii="Times New Roman" w:hAnsi="Times New Roman" w:cs="Times New Roman"/>
          <w:sz w:val="24"/>
          <w:szCs w:val="24"/>
        </w:rPr>
        <w:t xml:space="preserve"> a series of indicators including accuracy, </w:t>
      </w:r>
      <w:bookmarkEnd w:id="3"/>
      <w:r w:rsidR="00590E57" w:rsidRPr="004B742B">
        <w:rPr>
          <w:rFonts w:ascii="Times New Roman" w:hAnsi="Times New Roman" w:cs="Times New Roman"/>
          <w:sz w:val="24"/>
          <w:szCs w:val="24"/>
        </w:rPr>
        <w:t>recall, precision, F1</w:t>
      </w:r>
      <w:r w:rsidR="00A22805">
        <w:rPr>
          <w:rFonts w:ascii="Times New Roman" w:hAnsi="Times New Roman" w:cs="Times New Roman"/>
          <w:sz w:val="24"/>
          <w:szCs w:val="24"/>
        </w:rPr>
        <w:t xml:space="preserve"> and </w:t>
      </w:r>
      <w:r w:rsidR="00590E57" w:rsidRPr="004B742B">
        <w:rPr>
          <w:rFonts w:ascii="Times New Roman" w:hAnsi="Times New Roman" w:cs="Times New Roman"/>
          <w:sz w:val="24"/>
          <w:szCs w:val="24"/>
        </w:rPr>
        <w:t xml:space="preserve">Matthews correlation coefficient (MCC). Furthermore, taste peptides with 4-10 amino acids were tested by the </w:t>
      </w:r>
      <w:r w:rsidR="00A22805" w:rsidRPr="004B742B">
        <w:rPr>
          <w:rFonts w:ascii="Times New Roman" w:hAnsi="Times New Roman" w:cs="Times New Roman"/>
          <w:sz w:val="24"/>
          <w:szCs w:val="24"/>
        </w:rPr>
        <w:t xml:space="preserve">Umami_YYDS </w:t>
      </w:r>
      <w:r w:rsidR="00590E57" w:rsidRPr="004B742B">
        <w:rPr>
          <w:rFonts w:ascii="Times New Roman" w:hAnsi="Times New Roman" w:cs="Times New Roman"/>
          <w:sz w:val="24"/>
          <w:szCs w:val="24"/>
        </w:rPr>
        <w:t>to illustrate the robustness of the model, which proved that Umami_YYDS had a leading performance.</w:t>
      </w:r>
      <w:r w:rsidR="00F62A41" w:rsidRPr="00117641">
        <w:rPr>
          <w:rFonts w:ascii="Times New Roman" w:hAnsi="Times New Roman" w:cs="Times New Roman" w:hint="eastAsia"/>
          <w:sz w:val="24"/>
          <w:szCs w:val="24"/>
          <w:highlight w:val="red"/>
        </w:rPr>
        <w:t>【借助</w:t>
      </w:r>
      <w:r w:rsidR="00F62A41" w:rsidRPr="00117641">
        <w:rPr>
          <w:rFonts w:ascii="Times New Roman" w:hAnsi="Times New Roman" w:cs="Times New Roman" w:hint="eastAsia"/>
          <w:sz w:val="24"/>
          <w:szCs w:val="24"/>
          <w:highlight w:val="red"/>
        </w:rPr>
        <w:t>Umami</w:t>
      </w:r>
      <w:r w:rsidR="00F62A41" w:rsidRPr="00117641">
        <w:rPr>
          <w:rFonts w:ascii="Times New Roman" w:hAnsi="Times New Roman" w:cs="Times New Roman"/>
          <w:sz w:val="24"/>
          <w:szCs w:val="24"/>
          <w:highlight w:val="red"/>
        </w:rPr>
        <w:t>_YYDS</w:t>
      </w:r>
      <w:r w:rsidR="00F62A41" w:rsidRPr="00117641">
        <w:rPr>
          <w:rFonts w:ascii="Times New Roman" w:hAnsi="Times New Roman" w:cs="Times New Roman" w:hint="eastAsia"/>
          <w:sz w:val="24"/>
          <w:szCs w:val="24"/>
          <w:highlight w:val="red"/>
        </w:rPr>
        <w:t>模型，本研究鉴定出了三条新增滋味肽，</w:t>
      </w:r>
      <w:r w:rsidR="00F62A41" w:rsidRPr="00117641">
        <w:rPr>
          <w:rFonts w:ascii="Times New Roman" w:hAnsi="Times New Roman" w:cs="Times New Roman" w:hint="eastAsia"/>
          <w:sz w:val="24"/>
          <w:szCs w:val="24"/>
          <w:highlight w:val="red"/>
        </w:rPr>
        <w:t>ECH</w:t>
      </w:r>
      <w:r w:rsidR="00F62A41" w:rsidRPr="00117641">
        <w:rPr>
          <w:rFonts w:ascii="Times New Roman" w:hAnsi="Times New Roman" w:cs="Times New Roman" w:hint="eastAsia"/>
          <w:sz w:val="24"/>
          <w:szCs w:val="24"/>
          <w:highlight w:val="red"/>
        </w:rPr>
        <w:t>，</w:t>
      </w:r>
      <w:r w:rsidR="00F62A41" w:rsidRPr="00117641">
        <w:rPr>
          <w:rFonts w:ascii="Times New Roman" w:hAnsi="Times New Roman" w:cs="Times New Roman" w:hint="eastAsia"/>
          <w:sz w:val="24"/>
          <w:szCs w:val="24"/>
          <w:highlight w:val="red"/>
        </w:rPr>
        <w:t>NQS</w:t>
      </w:r>
      <w:r w:rsidR="00F62A41" w:rsidRPr="00117641">
        <w:rPr>
          <w:rFonts w:ascii="Times New Roman" w:hAnsi="Times New Roman" w:cs="Times New Roman" w:hint="eastAsia"/>
          <w:sz w:val="24"/>
          <w:szCs w:val="24"/>
          <w:highlight w:val="red"/>
        </w:rPr>
        <w:t>，</w:t>
      </w:r>
      <w:r w:rsidR="00F62A41" w:rsidRPr="00117641">
        <w:rPr>
          <w:rFonts w:ascii="Times New Roman" w:hAnsi="Times New Roman" w:cs="Times New Roman" w:hint="eastAsia"/>
          <w:sz w:val="24"/>
          <w:szCs w:val="24"/>
          <w:highlight w:val="red"/>
        </w:rPr>
        <w:t>ATQ</w:t>
      </w:r>
      <w:r w:rsidR="00F62A41" w:rsidRPr="00117641">
        <w:rPr>
          <w:rFonts w:ascii="Times New Roman" w:hAnsi="Times New Roman" w:cs="Times New Roman" w:hint="eastAsia"/>
          <w:sz w:val="24"/>
          <w:szCs w:val="24"/>
          <w:highlight w:val="red"/>
        </w:rPr>
        <w:t>；和一条苦味肽</w:t>
      </w:r>
      <w:r w:rsidR="00F62A41" w:rsidRPr="00117641">
        <w:rPr>
          <w:rFonts w:ascii="Times New Roman" w:hAnsi="Times New Roman" w:cs="Times New Roman" w:hint="eastAsia"/>
          <w:sz w:val="24"/>
          <w:szCs w:val="24"/>
          <w:highlight w:val="red"/>
        </w:rPr>
        <w:t>RVF</w:t>
      </w:r>
      <w:r w:rsidR="00F62A41" w:rsidRPr="00117641">
        <w:rPr>
          <w:rFonts w:ascii="Times New Roman" w:hAnsi="Times New Roman" w:cs="Times New Roman" w:hint="eastAsia"/>
          <w:sz w:val="24"/>
          <w:szCs w:val="24"/>
          <w:highlight w:val="red"/>
        </w:rPr>
        <w:t>】</w:t>
      </w:r>
      <w:r w:rsidR="00590E57" w:rsidRPr="004B742B">
        <w:rPr>
          <w:rFonts w:ascii="Times New Roman" w:hAnsi="Times New Roman" w:cs="Times New Roman"/>
          <w:sz w:val="24"/>
          <w:szCs w:val="24"/>
        </w:rPr>
        <w:t xml:space="preserve"> Nowadays, Umami_</w:t>
      </w:r>
      <w:bookmarkStart w:id="4" w:name="OLE_LINK5"/>
      <w:r w:rsidR="00590E57" w:rsidRPr="004B742B">
        <w:rPr>
          <w:rFonts w:ascii="Times New Roman" w:hAnsi="Times New Roman" w:cs="Times New Roman"/>
          <w:sz w:val="24"/>
          <w:szCs w:val="24"/>
        </w:rPr>
        <w:t xml:space="preserve">YYDS has been published </w:t>
      </w:r>
      <w:r w:rsidR="00600FFD">
        <w:rPr>
          <w:rFonts w:ascii="Times New Roman" w:hAnsi="Times New Roman" w:cs="Times New Roman"/>
          <w:sz w:val="24"/>
          <w:szCs w:val="24"/>
        </w:rPr>
        <w:t>on</w:t>
      </w:r>
      <w:r w:rsidR="00590E57" w:rsidRPr="004B742B">
        <w:rPr>
          <w:rFonts w:ascii="Times New Roman" w:hAnsi="Times New Roman" w:cs="Times New Roman"/>
          <w:sz w:val="24"/>
          <w:szCs w:val="24"/>
        </w:rPr>
        <w:t xml:space="preserve"> a prediction web site</w:t>
      </w:r>
      <w:bookmarkEnd w:id="4"/>
      <w:r w:rsidR="00A22805">
        <w:rPr>
          <w:rFonts w:ascii="Times New Roman" w:hAnsi="Times New Roman" w:cs="Times New Roman"/>
          <w:sz w:val="24"/>
          <w:szCs w:val="24"/>
        </w:rPr>
        <w:t xml:space="preserve"> </w:t>
      </w:r>
      <w:hyperlink r:id="rId8" w:history="1">
        <w:r w:rsidR="00590E57" w:rsidRPr="004B742B">
          <w:rPr>
            <w:rStyle w:val="a3"/>
            <w:rFonts w:ascii="Times New Roman" w:hAnsi="Times New Roman" w:cs="Times New Roman"/>
            <w:sz w:val="24"/>
            <w:szCs w:val="24"/>
          </w:rPr>
          <w:t>http://tastepeptides-meta.com:7777/cal</w:t>
        </w:r>
      </w:hyperlink>
      <w:r w:rsidR="00590E57" w:rsidRPr="004B742B">
        <w:rPr>
          <w:rFonts w:ascii="Times New Roman" w:hAnsi="Times New Roman" w:cs="Times New Roman"/>
          <w:sz w:val="24"/>
          <w:szCs w:val="24"/>
        </w:rPr>
        <w:t>.</w:t>
      </w:r>
      <w:r w:rsidR="009B29B5" w:rsidRPr="004B742B">
        <w:rPr>
          <w:rFonts w:ascii="Times New Roman" w:hAnsi="Times New Roman" w:cs="Times New Roman"/>
          <w:sz w:val="24"/>
          <w:szCs w:val="24"/>
        </w:rPr>
        <w:t xml:space="preserve"> </w:t>
      </w:r>
      <w:r w:rsidR="00B362E6" w:rsidRPr="004B742B">
        <w:rPr>
          <w:rFonts w:ascii="Times New Roman" w:hAnsi="Times New Roman" w:cs="Times New Roman"/>
          <w:sz w:val="24"/>
          <w:szCs w:val="24"/>
        </w:rPr>
        <w:t>T</w:t>
      </w:r>
      <w:r w:rsidR="009B29B5" w:rsidRPr="004B742B">
        <w:rPr>
          <w:rFonts w:ascii="Times New Roman" w:hAnsi="Times New Roman" w:cs="Times New Roman"/>
          <w:sz w:val="24"/>
          <w:szCs w:val="24"/>
        </w:rPr>
        <w:t xml:space="preserve">he above </w:t>
      </w:r>
      <w:r w:rsidR="00B362E6" w:rsidRPr="004B742B">
        <w:rPr>
          <w:rFonts w:ascii="Times New Roman" w:hAnsi="Times New Roman" w:cs="Times New Roman"/>
          <w:sz w:val="24"/>
          <w:szCs w:val="24"/>
        </w:rPr>
        <w:t>binary-</w:t>
      </w:r>
      <w:r w:rsidR="009B29B5" w:rsidRPr="004B742B">
        <w:rPr>
          <w:rFonts w:ascii="Times New Roman" w:hAnsi="Times New Roman" w:cs="Times New Roman"/>
          <w:sz w:val="24"/>
          <w:szCs w:val="24"/>
        </w:rPr>
        <w:t xml:space="preserve">model construction process </w:t>
      </w:r>
      <w:r w:rsidR="00A22805">
        <w:rPr>
          <w:rFonts w:ascii="Times New Roman" w:hAnsi="Times New Roman" w:cs="Times New Roman"/>
          <w:sz w:val="24"/>
          <w:szCs w:val="24"/>
        </w:rPr>
        <w:t>was</w:t>
      </w:r>
      <w:r w:rsidR="009B29B5" w:rsidRPr="004B742B">
        <w:rPr>
          <w:rFonts w:ascii="Times New Roman" w:hAnsi="Times New Roman" w:cs="Times New Roman"/>
          <w:sz w:val="24"/>
          <w:szCs w:val="24"/>
        </w:rPr>
        <w:t xml:space="preserve"> independently packaged and released as the Auto_Taste_ML machine learning package, which </w:t>
      </w:r>
      <w:r w:rsidR="00A22805">
        <w:rPr>
          <w:rFonts w:ascii="Times New Roman" w:hAnsi="Times New Roman" w:cs="Times New Roman"/>
          <w:sz w:val="24"/>
          <w:szCs w:val="24"/>
        </w:rPr>
        <w:t>was</w:t>
      </w:r>
      <w:r w:rsidR="009B29B5" w:rsidRPr="004B742B">
        <w:rPr>
          <w:rFonts w:ascii="Times New Roman" w:hAnsi="Times New Roman" w:cs="Times New Roman"/>
          <w:sz w:val="24"/>
          <w:szCs w:val="24"/>
        </w:rPr>
        <w:t xml:space="preserve"> published </w:t>
      </w:r>
      <w:r w:rsidR="00A22805">
        <w:rPr>
          <w:rFonts w:ascii="Times New Roman" w:hAnsi="Times New Roman" w:cs="Times New Roman"/>
          <w:sz w:val="24"/>
          <w:szCs w:val="24"/>
        </w:rPr>
        <w:t>on</w:t>
      </w:r>
      <w:r w:rsidR="009B29B5" w:rsidRPr="004B742B">
        <w:rPr>
          <w:rFonts w:ascii="Times New Roman" w:hAnsi="Times New Roman" w:cs="Times New Roman"/>
          <w:sz w:val="24"/>
          <w:szCs w:val="24"/>
        </w:rPr>
        <w:t xml:space="preserve"> https://pypi.org/project/</w:t>
      </w:r>
      <w:r w:rsidR="00186979" w:rsidRPr="004B742B">
        <w:rPr>
          <w:rFonts w:ascii="Times New Roman" w:hAnsi="Times New Roman" w:cs="Times New Roman"/>
          <w:sz w:val="24"/>
          <w:szCs w:val="24"/>
        </w:rPr>
        <w:t>Auto_Taste_ML</w:t>
      </w:r>
      <w:r w:rsidR="009B29B5" w:rsidRPr="004B742B">
        <w:rPr>
          <w:rFonts w:ascii="Times New Roman" w:hAnsi="Times New Roman" w:cs="Times New Roman"/>
          <w:sz w:val="24"/>
          <w:szCs w:val="24"/>
        </w:rPr>
        <w:t xml:space="preserve">/, aiming to help researchers in the field of </w:t>
      </w:r>
      <w:r w:rsidR="00B362E6" w:rsidRPr="004B742B">
        <w:rPr>
          <w:rFonts w:ascii="Times New Roman" w:hAnsi="Times New Roman" w:cs="Times New Roman"/>
          <w:sz w:val="24"/>
          <w:szCs w:val="24"/>
        </w:rPr>
        <w:t>t</w:t>
      </w:r>
      <w:r w:rsidR="009B29B5" w:rsidRPr="004B742B">
        <w:rPr>
          <w:rFonts w:ascii="Times New Roman" w:hAnsi="Times New Roman" w:cs="Times New Roman"/>
          <w:sz w:val="24"/>
          <w:szCs w:val="24"/>
        </w:rPr>
        <w:t xml:space="preserve">aste peptide research. In </w:t>
      </w:r>
      <w:r w:rsidR="00A22805">
        <w:rPr>
          <w:rFonts w:ascii="Times New Roman" w:hAnsi="Times New Roman" w:cs="Times New Roman"/>
          <w:sz w:val="24"/>
          <w:szCs w:val="24"/>
        </w:rPr>
        <w:t>summary</w:t>
      </w:r>
      <w:r w:rsidR="009B29B5" w:rsidRPr="004B742B">
        <w:rPr>
          <w:rFonts w:ascii="Times New Roman" w:hAnsi="Times New Roman" w:cs="Times New Roman"/>
          <w:sz w:val="24"/>
          <w:szCs w:val="24"/>
        </w:rPr>
        <w:t xml:space="preserve">, </w:t>
      </w:r>
      <w:r w:rsidR="007573FB">
        <w:rPr>
          <w:rFonts w:ascii="Times New Roman" w:hAnsi="Times New Roman" w:cs="Times New Roman"/>
          <w:sz w:val="24"/>
          <w:szCs w:val="24"/>
        </w:rPr>
        <w:t>we</w:t>
      </w:r>
      <w:r w:rsidR="009B29B5" w:rsidRPr="004B742B">
        <w:rPr>
          <w:rFonts w:ascii="Times New Roman" w:hAnsi="Times New Roman" w:cs="Times New Roman"/>
          <w:sz w:val="24"/>
          <w:szCs w:val="24"/>
        </w:rPr>
        <w:t xml:space="preserve"> established the taste peptide system TastePeptides-Meta, </w:t>
      </w:r>
      <w:r w:rsidR="007573FB">
        <w:rPr>
          <w:rFonts w:ascii="Times New Roman" w:hAnsi="Times New Roman" w:cs="Times New Roman"/>
          <w:sz w:val="24"/>
          <w:szCs w:val="24"/>
        </w:rPr>
        <w:t>containing</w:t>
      </w:r>
      <w:r w:rsidR="009B29B5" w:rsidRPr="004B742B">
        <w:rPr>
          <w:rFonts w:ascii="Times New Roman" w:hAnsi="Times New Roman" w:cs="Times New Roman"/>
          <w:sz w:val="24"/>
          <w:szCs w:val="24"/>
        </w:rPr>
        <w:t xml:space="preserve"> </w:t>
      </w:r>
      <w:r w:rsidR="00B362E6" w:rsidRPr="004B742B">
        <w:rPr>
          <w:rFonts w:ascii="Times New Roman" w:hAnsi="Times New Roman" w:cs="Times New Roman"/>
          <w:sz w:val="24"/>
          <w:szCs w:val="24"/>
        </w:rPr>
        <w:t>a</w:t>
      </w:r>
      <w:r w:rsidR="009B29B5" w:rsidRPr="004B742B">
        <w:rPr>
          <w:rFonts w:ascii="Times New Roman" w:hAnsi="Times New Roman" w:cs="Times New Roman"/>
          <w:sz w:val="24"/>
          <w:szCs w:val="24"/>
        </w:rPr>
        <w:t xml:space="preserve"> taste peptide database TastePeptidesDB, </w:t>
      </w:r>
      <w:r w:rsidR="00B362E6" w:rsidRPr="004B742B">
        <w:rPr>
          <w:rFonts w:ascii="Times New Roman" w:hAnsi="Times New Roman" w:cs="Times New Roman"/>
          <w:sz w:val="24"/>
          <w:szCs w:val="24"/>
        </w:rPr>
        <w:t>a</w:t>
      </w:r>
      <w:r w:rsidR="009B29B5" w:rsidRPr="004B742B">
        <w:rPr>
          <w:rFonts w:ascii="Times New Roman" w:hAnsi="Times New Roman" w:cs="Times New Roman"/>
          <w:sz w:val="24"/>
          <w:szCs w:val="24"/>
        </w:rPr>
        <w:t xml:space="preserve"> umami/bitter taste prediction model Umami_YYDS, and </w:t>
      </w:r>
      <w:r w:rsidR="00B362E6" w:rsidRPr="004B742B">
        <w:rPr>
          <w:rFonts w:ascii="Times New Roman" w:hAnsi="Times New Roman" w:cs="Times New Roman"/>
          <w:sz w:val="24"/>
          <w:szCs w:val="24"/>
        </w:rPr>
        <w:t>an</w:t>
      </w:r>
      <w:r w:rsidR="009B29B5" w:rsidRPr="004B742B">
        <w:rPr>
          <w:rFonts w:ascii="Times New Roman" w:hAnsi="Times New Roman" w:cs="Times New Roman"/>
          <w:sz w:val="24"/>
          <w:szCs w:val="24"/>
        </w:rPr>
        <w:t xml:space="preserve"> open source machine learning package Auto_Taste_ML in the field of taste peptide research.</w:t>
      </w:r>
    </w:p>
    <w:p w14:paraId="77267522" w14:textId="27F8738B" w:rsidR="001F6E33" w:rsidRPr="004B742B" w:rsidRDefault="0014628D" w:rsidP="004B742B">
      <w:pPr>
        <w:spacing w:line="480" w:lineRule="auto"/>
        <w:rPr>
          <w:rFonts w:ascii="Times New Roman" w:hAnsi="Times New Roman" w:cs="Times New Roman"/>
          <w:sz w:val="24"/>
          <w:szCs w:val="24"/>
        </w:rPr>
      </w:pPr>
      <w:r w:rsidRPr="004B742B">
        <w:rPr>
          <w:rFonts w:ascii="Times New Roman" w:hAnsi="Times New Roman" w:cs="Times New Roman"/>
          <w:noProof/>
          <w:sz w:val="24"/>
          <w:szCs w:val="24"/>
        </w:rPr>
        <w:lastRenderedPageBreak/>
        <w:drawing>
          <wp:inline distT="0" distB="0" distL="0" distR="0" wp14:anchorId="520AD705" wp14:editId="35DC5AAB">
            <wp:extent cx="5274310" cy="3769995"/>
            <wp:effectExtent l="0" t="0" r="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769995"/>
                    </a:xfrm>
                    <a:prstGeom prst="rect">
                      <a:avLst/>
                    </a:prstGeom>
                    <a:noFill/>
                    <a:ln>
                      <a:noFill/>
                    </a:ln>
                  </pic:spPr>
                </pic:pic>
              </a:graphicData>
            </a:graphic>
          </wp:inline>
        </w:drawing>
      </w:r>
    </w:p>
    <w:p w14:paraId="5EBA048C" w14:textId="77777777" w:rsidR="00337FC2" w:rsidRPr="004B742B" w:rsidRDefault="00337FC2" w:rsidP="004B742B">
      <w:pPr>
        <w:spacing w:line="480" w:lineRule="auto"/>
        <w:rPr>
          <w:rFonts w:ascii="Times New Roman" w:hAnsi="Times New Roman" w:cs="Times New Roman"/>
          <w:sz w:val="24"/>
          <w:szCs w:val="24"/>
        </w:rPr>
      </w:pPr>
    </w:p>
    <w:p w14:paraId="04921184" w14:textId="07CE2653" w:rsidR="00B14380" w:rsidRPr="004B742B" w:rsidRDefault="008747AF" w:rsidP="004B742B">
      <w:pPr>
        <w:pStyle w:val="1"/>
        <w:spacing w:line="480" w:lineRule="auto"/>
        <w:rPr>
          <w:rFonts w:ascii="Times New Roman" w:hAnsi="Times New Roman" w:cs="Times New Roman"/>
          <w:sz w:val="24"/>
          <w:szCs w:val="24"/>
        </w:rPr>
      </w:pPr>
      <w:r w:rsidRPr="004B742B">
        <w:rPr>
          <w:rFonts w:ascii="Times New Roman" w:hAnsi="Times New Roman" w:cs="Times New Roman"/>
          <w:sz w:val="24"/>
          <w:szCs w:val="24"/>
        </w:rPr>
        <w:t>1.</w:t>
      </w:r>
      <w:r w:rsidR="004C6EE0" w:rsidRPr="004B742B">
        <w:rPr>
          <w:rFonts w:ascii="Times New Roman" w:hAnsi="Times New Roman" w:cs="Times New Roman"/>
          <w:sz w:val="24"/>
          <w:szCs w:val="24"/>
        </w:rPr>
        <w:t>Introduction</w:t>
      </w:r>
    </w:p>
    <w:p w14:paraId="7D0CAF47" w14:textId="13F26952" w:rsidR="00B14380" w:rsidRPr="004B742B" w:rsidRDefault="00F041AA"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2B41C2">
        <w:rPr>
          <w:rFonts w:ascii="Times New Roman" w:hAnsi="Times New Roman" w:cs="Times New Roman"/>
          <w:sz w:val="24"/>
          <w:szCs w:val="24"/>
        </w:rPr>
        <w:t>T</w:t>
      </w:r>
      <w:r w:rsidRPr="004B742B">
        <w:rPr>
          <w:rFonts w:ascii="Times New Roman" w:hAnsi="Times New Roman" w:cs="Times New Roman"/>
          <w:sz w:val="24"/>
          <w:szCs w:val="24"/>
        </w:rPr>
        <w:t>aste is a</w:t>
      </w:r>
      <w:r w:rsidR="00B732D6" w:rsidRPr="004B742B">
        <w:rPr>
          <w:rFonts w:ascii="Times New Roman" w:hAnsi="Times New Roman" w:cs="Times New Roman"/>
          <w:sz w:val="24"/>
          <w:szCs w:val="24"/>
        </w:rPr>
        <w:t xml:space="preserve"> key</w:t>
      </w:r>
      <w:r w:rsidRPr="004B742B">
        <w:rPr>
          <w:rFonts w:ascii="Times New Roman" w:hAnsi="Times New Roman" w:cs="Times New Roman"/>
          <w:sz w:val="24"/>
          <w:szCs w:val="24"/>
        </w:rPr>
        <w:t xml:space="preserve"> attribute of food, which profoundly affects many aspects of food processing</w:t>
      </w:r>
      <w:r w:rsidR="002B41C2">
        <w:rPr>
          <w:rFonts w:ascii="Times New Roman" w:hAnsi="Times New Roman" w:cs="Times New Roman"/>
          <w:sz w:val="24"/>
          <w:szCs w:val="24"/>
        </w:rPr>
        <w:t xml:space="preserve"> including</w:t>
      </w:r>
      <w:r w:rsidRPr="004B742B">
        <w:rPr>
          <w:rFonts w:ascii="Times New Roman" w:hAnsi="Times New Roman" w:cs="Times New Roman"/>
          <w:sz w:val="24"/>
          <w:szCs w:val="24"/>
        </w:rPr>
        <w:t xml:space="preserve"> production, trade, and nutrition. Umami and bitterness are </w:t>
      </w:r>
      <w:r w:rsidR="002B41C2">
        <w:rPr>
          <w:rFonts w:ascii="Times New Roman" w:hAnsi="Times New Roman" w:cs="Times New Roman"/>
          <w:sz w:val="24"/>
          <w:szCs w:val="24"/>
        </w:rPr>
        <w:t>two</w:t>
      </w:r>
      <w:r w:rsidRPr="004B742B">
        <w:rPr>
          <w:rFonts w:ascii="Times New Roman" w:hAnsi="Times New Roman" w:cs="Times New Roman"/>
          <w:sz w:val="24"/>
          <w:szCs w:val="24"/>
        </w:rPr>
        <w:t xml:space="preserve"> of the five basic </w:t>
      </w:r>
      <w:r w:rsidRPr="004B742B">
        <w:rPr>
          <w:rFonts w:ascii="Times New Roman" w:hAnsi="Times New Roman" w:cs="Times New Roman"/>
          <w:color w:val="000000" w:themeColor="text1"/>
          <w:sz w:val="24"/>
          <w:szCs w:val="24"/>
        </w:rPr>
        <w:t xml:space="preserve">tastes. </w:t>
      </w:r>
      <w:bookmarkStart w:id="5" w:name="OLE_LINK4"/>
      <w:r w:rsidR="003A1FB6" w:rsidRPr="004B742B">
        <w:rPr>
          <w:rFonts w:ascii="Times New Roman" w:hAnsi="Times New Roman" w:cs="Times New Roman"/>
          <w:color w:val="000000" w:themeColor="text1"/>
          <w:sz w:val="24"/>
          <w:szCs w:val="24"/>
        </w:rPr>
        <w:t>U</w:t>
      </w:r>
      <w:r w:rsidRPr="004B742B">
        <w:rPr>
          <w:rFonts w:ascii="Times New Roman" w:hAnsi="Times New Roman" w:cs="Times New Roman"/>
          <w:color w:val="000000" w:themeColor="text1"/>
          <w:sz w:val="24"/>
          <w:szCs w:val="24"/>
        </w:rPr>
        <w:t>mami</w:t>
      </w:r>
      <w:r w:rsidR="003A1FB6" w:rsidRPr="004B742B">
        <w:rPr>
          <w:rFonts w:ascii="Times New Roman" w:hAnsi="Times New Roman" w:cs="Times New Roman"/>
          <w:color w:val="000000" w:themeColor="text1"/>
          <w:sz w:val="24"/>
          <w:szCs w:val="24"/>
        </w:rPr>
        <w:t xml:space="preserve"> </w:t>
      </w:r>
      <w:r w:rsidRPr="004B742B">
        <w:rPr>
          <w:rFonts w:ascii="Times New Roman" w:hAnsi="Times New Roman" w:cs="Times New Roman"/>
          <w:color w:val="000000" w:themeColor="text1"/>
          <w:sz w:val="24"/>
          <w:szCs w:val="24"/>
        </w:rPr>
        <w:t xml:space="preserve">is closely related to </w:t>
      </w:r>
      <w:r w:rsidR="002B41C2">
        <w:rPr>
          <w:rFonts w:ascii="Times New Roman" w:hAnsi="Times New Roman" w:cs="Times New Roman"/>
          <w:color w:val="000000" w:themeColor="text1"/>
          <w:sz w:val="24"/>
          <w:szCs w:val="24"/>
        </w:rPr>
        <w:t>a</w:t>
      </w:r>
      <w:r w:rsidRPr="004B742B">
        <w:rPr>
          <w:rFonts w:ascii="Times New Roman" w:hAnsi="Times New Roman" w:cs="Times New Roman"/>
          <w:color w:val="000000" w:themeColor="text1"/>
          <w:sz w:val="24"/>
          <w:szCs w:val="24"/>
        </w:rPr>
        <w:t xml:space="preserve"> pleasant mood, while bitterness represents a perception that is not conducive to eating</w:t>
      </w:r>
      <w:bookmarkEnd w:id="5"/>
      <w:r w:rsidRPr="004B742B">
        <w:rPr>
          <w:rFonts w:ascii="Times New Roman" w:hAnsi="Times New Roman" w:cs="Times New Roman"/>
          <w:color w:val="000000" w:themeColor="text1"/>
          <w:sz w:val="24"/>
          <w:szCs w:val="24"/>
        </w:rPr>
        <w:fldChar w:fldCharType="begin"/>
      </w:r>
      <w:r w:rsidRPr="004B742B">
        <w:rPr>
          <w:rFonts w:ascii="Times New Roman" w:hAnsi="Times New Roman" w:cs="Times New Roman"/>
          <w:color w:val="000000" w:themeColor="text1"/>
          <w:sz w:val="24"/>
          <w:szCs w:val="24"/>
        </w:rPr>
        <w:instrText xml:space="preserve"> ADDIN EN.CITE &lt;EndNote&gt;&lt;Cite&gt;&lt;Author&gt;Maehashi&lt;/Author&gt;&lt;Year&gt;2009&lt;/Year&gt;&lt;RecNum&gt;41&lt;/RecNum&gt;&lt;DisplayText&gt;&lt;style face="superscript"&gt;[1]&lt;/style&gt;&lt;/DisplayText&gt;&lt;record&gt;&lt;rec-number&gt;41&lt;/rec-number&gt;&lt;foreign-keys&gt;&lt;key app="EN" db-id="d92fa20fp0w0fpedxt1xtfxdz529zfra0std" timestamp="1636035249"&gt;41&lt;/key&gt;&lt;/foreign-keys&gt;&lt;ref-type name="Journal Article"&gt;17&lt;/ref-type&gt;&lt;contributors&gt;&lt;authors&gt;&lt;author&gt;Maehashi, K&lt;/author&gt;&lt;author&gt;Huang, Liquan&lt;/author&gt;&lt;/authors&gt;&lt;/contributors&gt;&lt;titles&gt;&lt;title&gt;Bitter peptides and bitter taste receptors&lt;/title&gt;&lt;secondary-title&gt;Cellular and molecular life sciences&lt;/secondary-title&gt;&lt;/titles&gt;&lt;periodical&gt;&lt;full-title&gt;Cellular and molecular life sciences&lt;/full-title&gt;&lt;/periodical&gt;&lt;pages&gt;1661-1671&lt;/pages&gt;&lt;volume&gt;66&lt;/volume&gt;&lt;number&gt;10&lt;/number&gt;&lt;dates&gt;&lt;year&gt;2009&lt;/year&gt;&lt;/dates&gt;&lt;isbn&gt;1420-9071&lt;/isbn&gt;&lt;urls&gt;&lt;/urls&gt;&lt;/record&gt;&lt;/Cite&gt;&lt;/EndNote&gt;</w:instrText>
      </w:r>
      <w:r w:rsidRPr="004B742B">
        <w:rPr>
          <w:rFonts w:ascii="Times New Roman" w:hAnsi="Times New Roman" w:cs="Times New Roman"/>
          <w:color w:val="000000" w:themeColor="text1"/>
          <w:sz w:val="24"/>
          <w:szCs w:val="24"/>
        </w:rPr>
        <w:fldChar w:fldCharType="separate"/>
      </w:r>
      <w:r w:rsidRPr="004B742B">
        <w:rPr>
          <w:rFonts w:ascii="Times New Roman" w:hAnsi="Times New Roman" w:cs="Times New Roman"/>
          <w:noProof/>
          <w:color w:val="000000" w:themeColor="text1"/>
          <w:sz w:val="24"/>
          <w:szCs w:val="24"/>
          <w:vertAlign w:val="superscript"/>
        </w:rPr>
        <w:t>[1]</w:t>
      </w:r>
      <w:r w:rsidRPr="004B742B">
        <w:rPr>
          <w:rFonts w:ascii="Times New Roman" w:hAnsi="Times New Roman" w:cs="Times New Roman"/>
          <w:color w:val="000000" w:themeColor="text1"/>
          <w:sz w:val="24"/>
          <w:szCs w:val="24"/>
        </w:rPr>
        <w:fldChar w:fldCharType="end"/>
      </w:r>
      <w:r w:rsidRPr="004B742B">
        <w:rPr>
          <w:rFonts w:ascii="Times New Roman" w:hAnsi="Times New Roman" w:cs="Times New Roman"/>
          <w:color w:val="000000" w:themeColor="text1"/>
          <w:sz w:val="24"/>
          <w:szCs w:val="24"/>
        </w:rPr>
        <w:t>.</w:t>
      </w:r>
      <w:r w:rsidR="003A1FB6" w:rsidRPr="004B742B">
        <w:rPr>
          <w:rFonts w:ascii="Times New Roman" w:hAnsi="Times New Roman" w:cs="Times New Roman"/>
          <w:color w:val="000000" w:themeColor="text1"/>
          <w:sz w:val="24"/>
          <w:szCs w:val="24"/>
        </w:rPr>
        <w:t xml:space="preserve"> Studies have shown that umami peptides inhibit bitter perception </w:t>
      </w:r>
      <w:r w:rsidR="002B41C2">
        <w:rPr>
          <w:rFonts w:ascii="Times New Roman" w:hAnsi="Times New Roman" w:cs="Times New Roman"/>
          <w:color w:val="000000" w:themeColor="text1"/>
          <w:sz w:val="24"/>
          <w:szCs w:val="24"/>
        </w:rPr>
        <w:t>b</w:t>
      </w:r>
      <w:r w:rsidR="002B41C2" w:rsidRPr="00186979">
        <w:rPr>
          <w:rFonts w:ascii="Times New Roman" w:hAnsi="Times New Roman" w:cs="Times New Roman"/>
          <w:color w:val="000000" w:themeColor="text1"/>
          <w:sz w:val="24"/>
          <w:szCs w:val="24"/>
        </w:rPr>
        <w:t>y blocking</w:t>
      </w:r>
      <w:r w:rsidR="002B41C2">
        <w:rPr>
          <w:rFonts w:ascii="Times New Roman" w:hAnsi="Times New Roman" w:cs="Times New Roman"/>
          <w:color w:val="000000" w:themeColor="text1"/>
          <w:sz w:val="24"/>
          <w:szCs w:val="24"/>
        </w:rPr>
        <w:t xml:space="preserve"> </w:t>
      </w:r>
      <w:r w:rsidR="003A1FB6" w:rsidRPr="004B742B">
        <w:rPr>
          <w:rFonts w:ascii="Times New Roman" w:hAnsi="Times New Roman" w:cs="Times New Roman"/>
          <w:color w:val="000000" w:themeColor="text1"/>
          <w:sz w:val="24"/>
          <w:szCs w:val="24"/>
        </w:rPr>
        <w:t>bitter taste receptors</w:t>
      </w:r>
      <w:r w:rsidR="003A1FB6" w:rsidRPr="004B742B">
        <w:rPr>
          <w:rFonts w:ascii="Times New Roman" w:hAnsi="Times New Roman" w:cs="Times New Roman"/>
          <w:color w:val="000000" w:themeColor="text1"/>
          <w:sz w:val="24"/>
          <w:szCs w:val="24"/>
        </w:rPr>
        <w:fldChar w:fldCharType="begin"/>
      </w:r>
      <w:r w:rsidR="003A1FB6" w:rsidRPr="004B742B">
        <w:rPr>
          <w:rFonts w:ascii="Times New Roman" w:hAnsi="Times New Roman" w:cs="Times New Roman"/>
          <w:color w:val="000000" w:themeColor="text1"/>
          <w:sz w:val="24"/>
          <w:szCs w:val="24"/>
        </w:rPr>
        <w:instrText xml:space="preserve"> ADDIN EN.CITE &lt;EndNote&gt;&lt;Cite&gt;&lt;Author&gt;Kim&lt;/Author&gt;&lt;Year&gt;2015&lt;/Year&gt;&lt;RecNum&gt;44&lt;/RecNum&gt;&lt;DisplayText&gt;&lt;style face="superscript"&gt;[2]&lt;/style&gt;&lt;/DisplayText&gt;&lt;record&gt;&lt;rec-number&gt;44&lt;/rec-number&gt;&lt;foreign-keys&gt;&lt;key app="EN" db-id="d92fa20fp0w0fpedxt1xtfxdz529zfra0std" timestamp="1638766383"&gt;44&lt;/key&gt;&lt;/foreign-keys&gt;&lt;ref-type name="Journal Article"&gt;17&lt;/ref-type&gt;&lt;contributors&gt;&lt;authors&gt;&lt;author&gt;Kim, Min Jung&lt;/author&gt;&lt;author&gt;Son, Hee Jin&lt;/author&gt;&lt;author&gt;Kim, Yiseul&lt;/author&gt;&lt;author&gt;Misaka, Takumi&lt;/author&gt;&lt;author&gt;Rhyu, Mee-Ra&lt;/author&gt;&lt;/authors&gt;&lt;/contributors&gt;&lt;titles&gt;&lt;title&gt;Umami–bitter interactions: The suppression of bitterness by umami peptides via human bitter taste receptor&lt;/title&gt;&lt;secondary-title&gt;Biochemical and Biophysical Research Communications&lt;/secondary-title&gt;&lt;/titles&gt;&lt;periodical&gt;&lt;full-title&gt;Biochemical and Biophysical Research Communications&lt;/full-title&gt;&lt;/periodical&gt;&lt;pages&gt;586-590&lt;/pages&gt;&lt;volume&gt;456&lt;/volume&gt;&lt;number&gt;2&lt;/number&gt;&lt;keywords&gt;&lt;keyword&gt;Glutamyl peptides&lt;/keyword&gt;&lt;keyword&gt;Bitterness suppressing effects&lt;/keyword&gt;&lt;keyword&gt;Bitter taste receptor&lt;/keyword&gt;&lt;keyword&gt;hTAS2R16&lt;/keyword&gt;&lt;keyword&gt;Umami–bitter interaction&lt;/keyword&gt;&lt;/keywords&gt;&lt;dates&gt;&lt;year&gt;2015&lt;/year&gt;&lt;pub-dates&gt;&lt;date&gt;2015/01/09/&lt;/date&gt;&lt;/pub-dates&gt;&lt;/dates&gt;&lt;isbn&gt;0006-291X&lt;/isbn&gt;&lt;urls&gt;&lt;related-urls&gt;&lt;url&gt;https://www.sciencedirect.com/science/article/pii/S0006291X14021561&lt;/url&gt;&lt;/related-urls&gt;&lt;/urls&gt;&lt;electronic-resource-num&gt;https://doi.org/10.1016/j.bbrc.2014.11.114&lt;/electronic-resource-num&gt;&lt;/record&gt;&lt;/Cite&gt;&lt;/EndNote&gt;</w:instrText>
      </w:r>
      <w:r w:rsidR="003A1FB6" w:rsidRPr="004B742B">
        <w:rPr>
          <w:rFonts w:ascii="Times New Roman" w:hAnsi="Times New Roman" w:cs="Times New Roman"/>
          <w:color w:val="000000" w:themeColor="text1"/>
          <w:sz w:val="24"/>
          <w:szCs w:val="24"/>
        </w:rPr>
        <w:fldChar w:fldCharType="separate"/>
      </w:r>
      <w:r w:rsidR="003A1FB6" w:rsidRPr="004B742B">
        <w:rPr>
          <w:rFonts w:ascii="Times New Roman" w:hAnsi="Times New Roman" w:cs="Times New Roman"/>
          <w:noProof/>
          <w:color w:val="000000" w:themeColor="text1"/>
          <w:sz w:val="24"/>
          <w:szCs w:val="24"/>
          <w:vertAlign w:val="superscript"/>
        </w:rPr>
        <w:t>[2]</w:t>
      </w:r>
      <w:r w:rsidR="003A1FB6" w:rsidRPr="004B742B">
        <w:rPr>
          <w:rFonts w:ascii="Times New Roman" w:hAnsi="Times New Roman" w:cs="Times New Roman"/>
          <w:color w:val="000000" w:themeColor="text1"/>
          <w:sz w:val="24"/>
          <w:szCs w:val="24"/>
        </w:rPr>
        <w:fldChar w:fldCharType="end"/>
      </w:r>
      <w:r w:rsidRPr="004B742B">
        <w:rPr>
          <w:rFonts w:ascii="Times New Roman" w:hAnsi="Times New Roman" w:cs="Times New Roman"/>
          <w:sz w:val="24"/>
          <w:szCs w:val="24"/>
        </w:rPr>
        <w:t xml:space="preserve">, </w:t>
      </w:r>
      <w:r w:rsidR="00B14380" w:rsidRPr="004B742B">
        <w:rPr>
          <w:rFonts w:ascii="Times New Roman" w:hAnsi="Times New Roman" w:cs="Times New Roman"/>
          <w:sz w:val="24"/>
          <w:szCs w:val="24"/>
        </w:rPr>
        <w:t>hence</w:t>
      </w:r>
      <w:r w:rsidRPr="004B742B">
        <w:rPr>
          <w:rFonts w:ascii="Times New Roman" w:hAnsi="Times New Roman" w:cs="Times New Roman"/>
          <w:sz w:val="24"/>
          <w:szCs w:val="24"/>
        </w:rPr>
        <w:t xml:space="preserve"> the</w:t>
      </w:r>
      <w:r w:rsidR="00424948">
        <w:rPr>
          <w:rFonts w:ascii="Times New Roman" w:hAnsi="Times New Roman" w:cs="Times New Roman"/>
          <w:sz w:val="24"/>
          <w:szCs w:val="24"/>
        </w:rPr>
        <w:t>se</w:t>
      </w:r>
      <w:r w:rsidRPr="004B742B">
        <w:rPr>
          <w:rFonts w:ascii="Times New Roman" w:hAnsi="Times New Roman" w:cs="Times New Roman"/>
          <w:sz w:val="24"/>
          <w:szCs w:val="24"/>
        </w:rPr>
        <w:t xml:space="preserve"> two </w:t>
      </w:r>
      <w:r w:rsidR="00186979">
        <w:rPr>
          <w:rFonts w:ascii="Times New Roman" w:hAnsi="Times New Roman" w:cs="Times New Roman" w:hint="eastAsia"/>
          <w:sz w:val="24"/>
          <w:szCs w:val="24"/>
        </w:rPr>
        <w:t>tastes</w:t>
      </w:r>
      <w:r w:rsidR="00186979">
        <w:rPr>
          <w:rFonts w:ascii="Times New Roman" w:hAnsi="Times New Roman" w:cs="Times New Roman"/>
          <w:sz w:val="24"/>
          <w:szCs w:val="24"/>
        </w:rPr>
        <w:t xml:space="preserve"> </w:t>
      </w:r>
      <w:r w:rsidRPr="004B742B">
        <w:rPr>
          <w:rFonts w:ascii="Times New Roman" w:hAnsi="Times New Roman" w:cs="Times New Roman"/>
          <w:sz w:val="24"/>
          <w:szCs w:val="24"/>
        </w:rPr>
        <w:t xml:space="preserve">are often compared to each other in </w:t>
      </w:r>
      <w:r w:rsidR="00424948">
        <w:rPr>
          <w:rFonts w:ascii="Times New Roman" w:hAnsi="Times New Roman" w:cs="Times New Roman"/>
          <w:sz w:val="24"/>
          <w:szCs w:val="24"/>
        </w:rPr>
        <w:t xml:space="preserve">taste </w:t>
      </w:r>
      <w:r w:rsidRPr="004B742B">
        <w:rPr>
          <w:rFonts w:ascii="Times New Roman" w:hAnsi="Times New Roman" w:cs="Times New Roman"/>
          <w:sz w:val="24"/>
          <w:szCs w:val="24"/>
        </w:rPr>
        <w:t xml:space="preserve">research. </w:t>
      </w:r>
      <w:bookmarkStart w:id="6" w:name="OLE_LINK7"/>
      <w:r w:rsidRPr="004B742B">
        <w:rPr>
          <w:rFonts w:ascii="Times New Roman" w:hAnsi="Times New Roman" w:cs="Times New Roman"/>
          <w:color w:val="000000" w:themeColor="text1"/>
          <w:sz w:val="24"/>
          <w:szCs w:val="24"/>
        </w:rPr>
        <w:t>In recent years</w:t>
      </w:r>
      <w:bookmarkEnd w:id="6"/>
      <w:r w:rsidRPr="004B742B">
        <w:rPr>
          <w:rFonts w:ascii="Times New Roman" w:hAnsi="Times New Roman" w:cs="Times New Roman"/>
          <w:color w:val="000000" w:themeColor="text1"/>
          <w:sz w:val="24"/>
          <w:szCs w:val="24"/>
        </w:rPr>
        <w:t xml:space="preserve">, </w:t>
      </w:r>
      <w:r w:rsidR="00424948">
        <w:rPr>
          <w:rFonts w:ascii="Times New Roman" w:hAnsi="Times New Roman" w:cs="Times New Roman"/>
          <w:color w:val="000000" w:themeColor="text1"/>
          <w:sz w:val="24"/>
          <w:szCs w:val="24"/>
        </w:rPr>
        <w:t xml:space="preserve">there </w:t>
      </w:r>
      <w:r w:rsidR="00AE0262">
        <w:rPr>
          <w:rFonts w:ascii="Times New Roman" w:hAnsi="Times New Roman" w:cs="Times New Roman"/>
          <w:color w:val="000000" w:themeColor="text1"/>
          <w:sz w:val="24"/>
          <w:szCs w:val="24"/>
        </w:rPr>
        <w:t>have been</w:t>
      </w:r>
      <w:r w:rsidR="00424948">
        <w:rPr>
          <w:rFonts w:ascii="Times New Roman" w:hAnsi="Times New Roman" w:cs="Times New Roman"/>
          <w:color w:val="000000" w:themeColor="text1"/>
          <w:sz w:val="24"/>
          <w:szCs w:val="24"/>
        </w:rPr>
        <w:t xml:space="preserve"> </w:t>
      </w:r>
      <w:r w:rsidR="00581321" w:rsidRPr="004B742B">
        <w:rPr>
          <w:rFonts w:ascii="Times New Roman" w:hAnsi="Times New Roman" w:cs="Times New Roman"/>
          <w:color w:val="000000" w:themeColor="text1"/>
          <w:sz w:val="24"/>
          <w:szCs w:val="24"/>
        </w:rPr>
        <w:t>increasing</w:t>
      </w:r>
      <w:r w:rsidRPr="004B742B">
        <w:rPr>
          <w:rFonts w:ascii="Times New Roman" w:hAnsi="Times New Roman" w:cs="Times New Roman"/>
          <w:color w:val="000000" w:themeColor="text1"/>
          <w:sz w:val="24"/>
          <w:szCs w:val="24"/>
        </w:rPr>
        <w:t xml:space="preserve"> </w:t>
      </w:r>
      <w:r w:rsidR="00424948">
        <w:rPr>
          <w:rFonts w:ascii="Times New Roman" w:hAnsi="Times New Roman" w:cs="Times New Roman"/>
          <w:color w:val="000000" w:themeColor="text1"/>
          <w:sz w:val="24"/>
          <w:szCs w:val="24"/>
        </w:rPr>
        <w:t xml:space="preserve">number of </w:t>
      </w:r>
      <w:r w:rsidRPr="004B742B">
        <w:rPr>
          <w:rFonts w:ascii="Times New Roman" w:hAnsi="Times New Roman" w:cs="Times New Roman"/>
          <w:color w:val="000000" w:themeColor="text1"/>
          <w:sz w:val="24"/>
          <w:szCs w:val="24"/>
        </w:rPr>
        <w:t>researches</w:t>
      </w:r>
      <w:r w:rsidR="00424948">
        <w:rPr>
          <w:rFonts w:ascii="Times New Roman" w:hAnsi="Times New Roman" w:cs="Times New Roman"/>
          <w:color w:val="000000" w:themeColor="text1"/>
          <w:sz w:val="24"/>
          <w:szCs w:val="24"/>
        </w:rPr>
        <w:t xml:space="preserve"> </w:t>
      </w:r>
      <w:r w:rsidRPr="004B742B">
        <w:rPr>
          <w:rFonts w:ascii="Times New Roman" w:hAnsi="Times New Roman" w:cs="Times New Roman"/>
          <w:color w:val="000000" w:themeColor="text1"/>
          <w:sz w:val="24"/>
          <w:szCs w:val="24"/>
        </w:rPr>
        <w:t xml:space="preserve">on taste peptides, </w:t>
      </w:r>
      <w:r w:rsidR="00424948">
        <w:rPr>
          <w:rFonts w:ascii="Times New Roman" w:hAnsi="Times New Roman" w:cs="Times New Roman"/>
          <w:color w:val="000000" w:themeColor="text1"/>
          <w:sz w:val="24"/>
          <w:szCs w:val="24"/>
        </w:rPr>
        <w:t>which</w:t>
      </w:r>
      <w:r w:rsidRPr="004B742B">
        <w:rPr>
          <w:rFonts w:ascii="Times New Roman" w:hAnsi="Times New Roman" w:cs="Times New Roman"/>
          <w:color w:val="000000" w:themeColor="text1"/>
          <w:sz w:val="24"/>
          <w:szCs w:val="24"/>
        </w:rPr>
        <w:t xml:space="preserve"> </w:t>
      </w:r>
      <w:bookmarkStart w:id="7" w:name="OLE_LINK8"/>
      <w:r w:rsidRPr="004B742B">
        <w:rPr>
          <w:rFonts w:ascii="Times New Roman" w:hAnsi="Times New Roman" w:cs="Times New Roman"/>
          <w:color w:val="000000" w:themeColor="text1"/>
          <w:sz w:val="24"/>
          <w:szCs w:val="24"/>
        </w:rPr>
        <w:t>have b</w:t>
      </w:r>
      <w:r w:rsidRPr="004B742B">
        <w:rPr>
          <w:rFonts w:ascii="Times New Roman" w:hAnsi="Times New Roman" w:cs="Times New Roman"/>
          <w:sz w:val="24"/>
          <w:szCs w:val="24"/>
        </w:rPr>
        <w:t>een reported to be found in beef</w:t>
      </w:r>
      <w:bookmarkEnd w:id="7"/>
      <w:r w:rsidR="00B14380" w:rsidRPr="004B742B">
        <w:rPr>
          <w:rFonts w:ascii="Times New Roman" w:hAnsi="Times New Roman" w:cs="Times New Roman"/>
          <w:sz w:val="24"/>
          <w:szCs w:val="24"/>
        </w:rPr>
        <w:fldChar w:fldCharType="begin"/>
      </w:r>
      <w:r w:rsidR="003A1FB6" w:rsidRPr="004B742B">
        <w:rPr>
          <w:rFonts w:ascii="Times New Roman" w:hAnsi="Times New Roman" w:cs="Times New Roman"/>
          <w:sz w:val="24"/>
          <w:szCs w:val="24"/>
        </w:rPr>
        <w:instrText xml:space="preserve"> ADDIN EN.CITE &lt;EndNote&gt;&lt;Cite&gt;&lt;Author&gt;Zhang&lt;/Author&gt;&lt;Year&gt;2018&lt;/Year&gt;&lt;RecNum&gt;39&lt;/RecNum&gt;&lt;DisplayText&gt;&lt;style face="superscript"&gt;[3]&lt;/style&gt;&lt;/DisplayText&gt;&lt;record&gt;&lt;rec-number&gt;39&lt;/rec-number&gt;&lt;foreign-keys&gt;&lt;key app="EN" db-id="d92fa20fp0w0fpedxt1xtfxdz529zfra0std" timestamp="1637503079"&gt;39&lt;/key&gt;&lt;/foreign-keys&gt;&lt;ref-type name="Journal Article"&gt;17&lt;/ref-type&gt;&lt;contributors&gt;&lt;authors&gt;&lt;author&gt;Zhang, Chunlei&lt;/author&gt;&lt;author&gt;Alashi, Adeola M.&lt;/author&gt;&lt;author&gt;Singh, Nisha&lt;/author&gt;&lt;author&gt;Liu, Kun&lt;/author&gt;&lt;author&gt;Chelikani, Prashen&lt;/author&gt;&lt;author&gt;Aluko, Rotimi E.&lt;/author&gt;&lt;/authors&gt;&lt;/contributors&gt;&lt;titles&gt;&lt;title&gt;Beef Protein-Derived Peptides as Bitter Taste Receptor T2R4 Blockers&lt;/title&gt;&lt;secondary-title&gt;Journal of Agricultural and Food Chemistry&lt;/secondary-title&gt;&lt;/titles&gt;&lt;periodical&gt;&lt;full-title&gt;Journal of Agricultural and Food Chemistry&lt;/full-title&gt;&lt;/periodical&gt;&lt;pages&gt;4902-4912&lt;/pages&gt;&lt;volume&gt;66&lt;/volume&gt;&lt;number&gt;19&lt;/number&gt;&lt;dates&gt;&lt;year&gt;2018&lt;/year&gt;&lt;pub-dates&gt;&lt;date&gt;2018/05/16&lt;/date&gt;&lt;/pub-dates&gt;&lt;/dates&gt;&lt;publisher&gt;American Chemical Society&lt;/publisher&gt;&lt;isbn&gt;0021-8561&lt;/isbn&gt;&lt;urls&gt;&lt;related-urls&gt;&lt;url&gt;https://doi.org/10.1021/acs.jafc.8b00830&lt;/url&gt;&lt;/related-urls&gt;&lt;/urls&gt;&lt;electronic-resource-num&gt;10.1021/acs.jafc.8b00830&lt;/electronic-resource-num&gt;&lt;/record&gt;&lt;/Cite&gt;&lt;/EndNote&gt;</w:instrText>
      </w:r>
      <w:r w:rsidR="00B14380" w:rsidRPr="004B742B">
        <w:rPr>
          <w:rFonts w:ascii="Times New Roman" w:hAnsi="Times New Roman" w:cs="Times New Roman"/>
          <w:sz w:val="24"/>
          <w:szCs w:val="24"/>
        </w:rPr>
        <w:fldChar w:fldCharType="separate"/>
      </w:r>
      <w:r w:rsidR="003A1FB6" w:rsidRPr="004B742B">
        <w:rPr>
          <w:rFonts w:ascii="Times New Roman" w:hAnsi="Times New Roman" w:cs="Times New Roman"/>
          <w:noProof/>
          <w:sz w:val="24"/>
          <w:szCs w:val="24"/>
          <w:vertAlign w:val="superscript"/>
        </w:rPr>
        <w:t>[3]</w:t>
      </w:r>
      <w:r w:rsidR="00B14380" w:rsidRPr="004B742B">
        <w:rPr>
          <w:rFonts w:ascii="Times New Roman" w:hAnsi="Times New Roman" w:cs="Times New Roman"/>
          <w:sz w:val="24"/>
          <w:szCs w:val="24"/>
        </w:rPr>
        <w:fldChar w:fldCharType="end"/>
      </w:r>
      <w:r w:rsidRPr="004B742B">
        <w:rPr>
          <w:rFonts w:ascii="Times New Roman" w:hAnsi="Times New Roman" w:cs="Times New Roman"/>
          <w:sz w:val="24"/>
          <w:szCs w:val="24"/>
        </w:rPr>
        <w:t>, peanuts</w:t>
      </w:r>
      <w:r w:rsidR="00B14380" w:rsidRPr="004B742B">
        <w:rPr>
          <w:rFonts w:ascii="Times New Roman" w:hAnsi="Times New Roman" w:cs="Times New Roman"/>
          <w:sz w:val="24"/>
          <w:szCs w:val="24"/>
        </w:rPr>
        <w:fldChar w:fldCharType="begin"/>
      </w:r>
      <w:r w:rsidR="003A1FB6" w:rsidRPr="004B742B">
        <w:rPr>
          <w:rFonts w:ascii="Times New Roman" w:hAnsi="Times New Roman" w:cs="Times New Roman"/>
          <w:sz w:val="24"/>
          <w:szCs w:val="24"/>
        </w:rPr>
        <w:instrText xml:space="preserve"> ADDIN EN.CITE &lt;EndNote&gt;&lt;Cite&gt;&lt;Author&gt;Zhang&lt;/Author&gt;&lt;Year&gt;2019&lt;/Year&gt;&lt;RecNum&gt;41&lt;/RecNum&gt;&lt;DisplayText&gt;&lt;style face="superscript"&gt;[4]&lt;/style&gt;&lt;/DisplayText&gt;&lt;record&gt;&lt;rec-number&gt;41&lt;/rec-number&gt;&lt;foreign-keys&gt;&lt;key app="EN" db-id="d92fa20fp0w0fpedxt1xtfxdz529zfra0std" timestamp="1637503336"&gt;41&lt;/key&gt;&lt;/foreign-keys&gt;&lt;ref-type name="Journal Article"&gt;17&lt;/ref-type&gt;&lt;contributors&gt;&lt;authors&gt;&lt;author&gt;Zhang, Jianan&lt;/author&gt;&lt;author&gt;Zhao, Mouming&lt;/author&gt;&lt;author&gt;Su, Guowan&lt;/author&gt;&lt;author&gt;Lin, Lianzhu&lt;/author&gt;&lt;/authors&gt;&lt;/contributors&gt;&lt;titles&gt;&lt;title&gt;Identification and taste characteristics of novel umami and umami-enhancing peptides separated from peanut protein isolate hydrolysate by consecutive chromatography and UPLC–ESI–QTOF–MS/MS&lt;/title&gt;&lt;secondary-title&gt;Food Chemistry&lt;/secondary-title&gt;&lt;/titles&gt;&lt;periodical&gt;&lt;full-title&gt;Food Chemistry&lt;/full-title&gt;&lt;/periodical&gt;&lt;pages&gt;674-682&lt;/pages&gt;&lt;volume&gt;278&lt;/volume&gt;&lt;keywords&gt;&lt;keyword&gt;Umami peptides&lt;/keyword&gt;&lt;keyword&gt;Peanut protein isolate&lt;/keyword&gt;&lt;keyword&gt;UPLC-ESI-QTOF-MS/MS&lt;/keyword&gt;&lt;keyword&gt;Electronic tongue&lt;/keyword&gt;&lt;keyword&gt;Human gustatory assessment&lt;/keyword&gt;&lt;/keywords&gt;&lt;dates&gt;&lt;year&gt;2019&lt;/year&gt;&lt;pub-dates&gt;&lt;date&gt;2019/04/25/&lt;/date&gt;&lt;/pub-dates&gt;&lt;/dates&gt;&lt;isbn&gt;0308-8146&lt;/isbn&gt;&lt;urls&gt;&lt;related-urls&gt;&lt;url&gt;https://www.sciencedirect.com/science/article/pii/S0308814618320594&lt;/url&gt;&lt;/related-urls&gt;&lt;/urls&gt;&lt;electronic-resource-num&gt;https://doi.org/10.1016/j.foodchem.2018.11.114&lt;/electronic-resource-num&gt;&lt;/record&gt;&lt;/Cite&gt;&lt;/EndNote&gt;</w:instrText>
      </w:r>
      <w:r w:rsidR="00B14380" w:rsidRPr="004B742B">
        <w:rPr>
          <w:rFonts w:ascii="Times New Roman" w:hAnsi="Times New Roman" w:cs="Times New Roman"/>
          <w:sz w:val="24"/>
          <w:szCs w:val="24"/>
        </w:rPr>
        <w:fldChar w:fldCharType="separate"/>
      </w:r>
      <w:r w:rsidR="003A1FB6" w:rsidRPr="004B742B">
        <w:rPr>
          <w:rFonts w:ascii="Times New Roman" w:hAnsi="Times New Roman" w:cs="Times New Roman"/>
          <w:noProof/>
          <w:sz w:val="24"/>
          <w:szCs w:val="24"/>
          <w:vertAlign w:val="superscript"/>
        </w:rPr>
        <w:t>[4]</w:t>
      </w:r>
      <w:r w:rsidR="00B14380"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fermented </w:t>
      </w:r>
      <w:r w:rsidR="00B14380" w:rsidRPr="004B742B">
        <w:rPr>
          <w:rFonts w:ascii="Times New Roman" w:hAnsi="Times New Roman" w:cs="Times New Roman"/>
          <w:sz w:val="24"/>
          <w:szCs w:val="24"/>
        </w:rPr>
        <w:t>products</w:t>
      </w:r>
      <w:r w:rsidR="00B14380" w:rsidRPr="004B742B">
        <w:rPr>
          <w:rFonts w:ascii="Times New Roman" w:hAnsi="Times New Roman" w:cs="Times New Roman"/>
          <w:sz w:val="24"/>
          <w:szCs w:val="24"/>
        </w:rPr>
        <w:fldChar w:fldCharType="begin"/>
      </w:r>
      <w:r w:rsidR="003A1FB6" w:rsidRPr="004B742B">
        <w:rPr>
          <w:rFonts w:ascii="Times New Roman" w:hAnsi="Times New Roman" w:cs="Times New Roman"/>
          <w:sz w:val="24"/>
          <w:szCs w:val="24"/>
        </w:rPr>
        <w:instrText xml:space="preserve"> ADDIN EN.CITE &lt;EndNote&gt;&lt;Cite&gt;&lt;Author&gt;Sebald&lt;/Author&gt;&lt;Year&gt;2018&lt;/Year&gt;&lt;RecNum&gt;40&lt;/RecNum&gt;&lt;DisplayText&gt;&lt;style face="superscript"&gt;[5]&lt;/style&gt;&lt;/DisplayText&gt;&lt;record&gt;&lt;rec-number&gt;40&lt;/rec-number&gt;&lt;foreign-keys&gt;&lt;key app="EN" db-id="d92fa20fp0w0fpedxt1xtfxdz529zfra0std" timestamp="1637503254"&gt;40&lt;/key&gt;&lt;/foreign-keys&gt;&lt;ref-type name="Journal Article"&gt;17&lt;/ref-type&gt;&lt;contributors&gt;&lt;authors&gt;&lt;author&gt;Sebald, Karin&lt;/author&gt;&lt;author&gt;Dunkel, Andreas&lt;/author&gt;&lt;author&gt;Schäfer, Johannes&lt;/author&gt;&lt;author&gt;Hinrichs, Jörg&lt;/author&gt;&lt;author&gt;Hofmann, Thomas&lt;/author&gt;&lt;/authors&gt;&lt;/contributors&gt;&lt;titles&gt;&lt;title&gt;Sensoproteomics: A New Approach for the Identification of Taste-Active Peptides in Fermented Foods&lt;/title&gt;&lt;secondary-title&gt;Journal of Agricultural and Food Chemistry&lt;/secondary-title&gt;&lt;/titles&gt;&lt;periodical&gt;&lt;full-title&gt;Journal of Agricultural and Food Chemistry&lt;/full-title&gt;&lt;/periodical&gt;&lt;pages&gt;11092-11104&lt;/pages&gt;&lt;volume&gt;66&lt;/volume&gt;&lt;number&gt;42&lt;/number&gt;&lt;dates&gt;&lt;year&gt;2018&lt;/year&gt;&lt;pub-dates&gt;&lt;date&gt;2018/10/24&lt;/date&gt;&lt;/pub-dates&gt;&lt;/dates&gt;&lt;publisher&gt;American Chemical Society&lt;/publisher&gt;&lt;isbn&gt;0021-8561&lt;/isbn&gt;&lt;urls&gt;&lt;related-urls&gt;&lt;url&gt;https://doi.org/10.1021/acs.jafc.8b04479&lt;/url&gt;&lt;/related-urls&gt;&lt;/urls&gt;&lt;electronic-resource-num&gt;10.1021/acs.jafc.8b04479&lt;/electronic-resource-num&gt;&lt;/record&gt;&lt;/Cite&gt;&lt;/EndNote&gt;</w:instrText>
      </w:r>
      <w:r w:rsidR="00B14380" w:rsidRPr="004B742B">
        <w:rPr>
          <w:rFonts w:ascii="Times New Roman" w:hAnsi="Times New Roman" w:cs="Times New Roman"/>
          <w:sz w:val="24"/>
          <w:szCs w:val="24"/>
        </w:rPr>
        <w:fldChar w:fldCharType="separate"/>
      </w:r>
      <w:r w:rsidR="003A1FB6" w:rsidRPr="004B742B">
        <w:rPr>
          <w:rFonts w:ascii="Times New Roman" w:hAnsi="Times New Roman" w:cs="Times New Roman"/>
          <w:noProof/>
          <w:sz w:val="24"/>
          <w:szCs w:val="24"/>
          <w:vertAlign w:val="superscript"/>
        </w:rPr>
        <w:t>[5]</w:t>
      </w:r>
      <w:r w:rsidR="00B14380"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and other foods. </w:t>
      </w:r>
      <w:bookmarkStart w:id="8" w:name="OLE_LINK9"/>
      <w:r w:rsidRPr="004B742B">
        <w:rPr>
          <w:rFonts w:ascii="Times New Roman" w:hAnsi="Times New Roman" w:cs="Times New Roman"/>
          <w:sz w:val="24"/>
          <w:szCs w:val="24"/>
        </w:rPr>
        <w:t xml:space="preserve">However, the identification of flavor peptides in traditional sense is a complex task </w:t>
      </w:r>
      <w:r w:rsidR="00E03EFE">
        <w:rPr>
          <w:rFonts w:ascii="Times New Roman" w:hAnsi="Times New Roman" w:cs="Times New Roman"/>
          <w:sz w:val="24"/>
          <w:szCs w:val="24"/>
        </w:rPr>
        <w:t>due to the difficulties in</w:t>
      </w:r>
      <w:r w:rsidRPr="004B742B">
        <w:rPr>
          <w:rFonts w:ascii="Times New Roman" w:hAnsi="Times New Roman" w:cs="Times New Roman"/>
          <w:sz w:val="24"/>
          <w:szCs w:val="24"/>
        </w:rPr>
        <w:t xml:space="preserve"> the</w:t>
      </w:r>
      <w:r w:rsidR="00E03EFE">
        <w:rPr>
          <w:rFonts w:ascii="Times New Roman" w:hAnsi="Times New Roman" w:cs="Times New Roman"/>
          <w:sz w:val="24"/>
          <w:szCs w:val="24"/>
        </w:rPr>
        <w:t xml:space="preserve"> area of</w:t>
      </w:r>
      <w:r w:rsidRPr="004B742B">
        <w:rPr>
          <w:rFonts w:ascii="Times New Roman" w:hAnsi="Times New Roman" w:cs="Times New Roman"/>
          <w:sz w:val="24"/>
          <w:szCs w:val="24"/>
        </w:rPr>
        <w:t xml:space="preserve"> pretreatment, separation, purification, synthesis</w:t>
      </w:r>
      <w:r w:rsidR="00E03EFE">
        <w:rPr>
          <w:rFonts w:ascii="Times New Roman" w:hAnsi="Times New Roman" w:cs="Times New Roman"/>
          <w:sz w:val="24"/>
          <w:szCs w:val="24"/>
        </w:rPr>
        <w:t xml:space="preserve"> &amp; </w:t>
      </w:r>
      <w:r w:rsidRPr="004B742B">
        <w:rPr>
          <w:rFonts w:ascii="Times New Roman" w:hAnsi="Times New Roman" w:cs="Times New Roman"/>
          <w:sz w:val="24"/>
          <w:szCs w:val="24"/>
        </w:rPr>
        <w:lastRenderedPageBreak/>
        <w:t>characterization</w:t>
      </w:r>
      <w:r w:rsidR="00E03EFE">
        <w:rPr>
          <w:rFonts w:ascii="Times New Roman" w:hAnsi="Times New Roman" w:cs="Times New Roman"/>
          <w:sz w:val="24"/>
          <w:szCs w:val="24"/>
        </w:rPr>
        <w:t xml:space="preserve"> and the</w:t>
      </w:r>
      <w:r w:rsidRPr="004B742B">
        <w:rPr>
          <w:rFonts w:ascii="Times New Roman" w:hAnsi="Times New Roman" w:cs="Times New Roman"/>
          <w:sz w:val="24"/>
          <w:szCs w:val="24"/>
        </w:rPr>
        <w:t xml:space="preserve"> sensory evaluation of flavor substances</w:t>
      </w:r>
      <w:bookmarkEnd w:id="8"/>
      <w:r w:rsidR="00B14380" w:rsidRPr="004B742B">
        <w:rPr>
          <w:rFonts w:ascii="Times New Roman" w:hAnsi="Times New Roman" w:cs="Times New Roman"/>
          <w:sz w:val="24"/>
          <w:szCs w:val="24"/>
        </w:rPr>
        <w:fldChar w:fldCharType="begin"/>
      </w:r>
      <w:r w:rsidR="003A1FB6" w:rsidRPr="004B742B">
        <w:rPr>
          <w:rFonts w:ascii="Times New Roman" w:hAnsi="Times New Roman" w:cs="Times New Roman"/>
          <w:sz w:val="24"/>
          <w:szCs w:val="24"/>
        </w:rPr>
        <w:instrText xml:space="preserve"> ADDIN EN.CITE &lt;EndNote&gt;&lt;Cite&gt;&lt;Author&gt;Yu&lt;/Author&gt;&lt;Year&gt;2018&lt;/Year&gt;&lt;RecNum&gt;42&lt;/RecNum&gt;&lt;DisplayText&gt;&lt;style face="superscript"&gt;[6]&lt;/style&gt;&lt;/DisplayText&gt;&lt;record&gt;&lt;rec-number&gt;42&lt;/rec-number&gt;&lt;foreign-keys&gt;&lt;key app="EN" db-id="d92fa20fp0w0fpedxt1xtfxdz529zfra0std" timestamp="1637505202"&gt;42&lt;/key&gt;&lt;/foreign-keys&gt;&lt;ref-type name="Journal Article"&gt;17&lt;/ref-type&gt;&lt;contributors&gt;&lt;authors&gt;&lt;author&gt;Yu, Z. L.&lt;/author&gt;&lt;author&gt;Jiang, H. R.&lt;/author&gt;&lt;author&gt;Guo, R. C.&lt;/author&gt;&lt;author&gt;Yang, B.&lt;/author&gt;&lt;author&gt;You, G.&lt;/author&gt;&lt;author&gt;Zhao, M. M.&lt;/author&gt;&lt;author&gt;Liu, X. L.&lt;/author&gt;&lt;/authors&gt;&lt;/contributors&gt;&lt;titles&gt;&lt;title&gt;Taste,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dates&gt;&lt;year&gt;2018&lt;/year&gt;&lt;pub-dates&gt;&lt;date&gt;Jun&lt;/date&gt;&lt;/pub-dates&gt;&lt;/dates&gt;&lt;isbn&gt;0963-9969&lt;/isbn&gt;&lt;accession-num&gt;WOS:000434005600018&lt;/accession-num&gt;&lt;urls&gt;&lt;related-urls&gt;&lt;url&gt;&amp;lt;Go to ISI&amp;gt;://WOS:000434005600018&lt;/url&gt;&lt;/related-urls&gt;&lt;/urls&gt;&lt;electronic-resource-num&gt;10.1016/j.foodres.2018.02.047&lt;/electronic-resource-num&gt;&lt;/record&gt;&lt;/Cite&gt;&lt;/EndNote&gt;</w:instrText>
      </w:r>
      <w:r w:rsidR="00B14380" w:rsidRPr="004B742B">
        <w:rPr>
          <w:rFonts w:ascii="Times New Roman" w:hAnsi="Times New Roman" w:cs="Times New Roman"/>
          <w:sz w:val="24"/>
          <w:szCs w:val="24"/>
        </w:rPr>
        <w:fldChar w:fldCharType="separate"/>
      </w:r>
      <w:r w:rsidR="003A1FB6" w:rsidRPr="004B742B">
        <w:rPr>
          <w:rFonts w:ascii="Times New Roman" w:hAnsi="Times New Roman" w:cs="Times New Roman"/>
          <w:noProof/>
          <w:sz w:val="24"/>
          <w:szCs w:val="24"/>
          <w:vertAlign w:val="superscript"/>
        </w:rPr>
        <w:t>[6]</w:t>
      </w:r>
      <w:r w:rsidR="00B14380"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p>
    <w:p w14:paraId="14DD5470" w14:textId="00AD4067" w:rsidR="005371D5" w:rsidRPr="004B742B" w:rsidRDefault="00B14380" w:rsidP="004B742B">
      <w:pPr>
        <w:spacing w:line="480" w:lineRule="auto"/>
        <w:rPr>
          <w:rFonts w:ascii="Times New Roman" w:hAnsi="Times New Roman" w:cs="Times New Roman"/>
          <w:b/>
          <w:bCs/>
          <w:i/>
          <w:iCs/>
          <w:sz w:val="24"/>
          <w:szCs w:val="24"/>
        </w:rPr>
      </w:pPr>
      <w:r w:rsidRPr="004B742B">
        <w:rPr>
          <w:rFonts w:ascii="Times New Roman" w:hAnsi="Times New Roman" w:cs="Times New Roman"/>
          <w:sz w:val="24"/>
          <w:szCs w:val="24"/>
        </w:rPr>
        <w:tab/>
        <w:t xml:space="preserve">With the improvement of </w:t>
      </w:r>
      <w:r w:rsidR="006A5E20" w:rsidRPr="004B742B">
        <w:rPr>
          <w:rFonts w:ascii="Times New Roman" w:hAnsi="Times New Roman" w:cs="Times New Roman"/>
          <w:sz w:val="24"/>
          <w:szCs w:val="24"/>
        </w:rPr>
        <w:t>c</w:t>
      </w:r>
      <w:r w:rsidRPr="004B742B">
        <w:rPr>
          <w:rFonts w:ascii="Times New Roman" w:hAnsi="Times New Roman" w:cs="Times New Roman"/>
          <w:sz w:val="24"/>
          <w:szCs w:val="24"/>
        </w:rPr>
        <w:t xml:space="preserve">omputer performance and chemoinformatics, the </w:t>
      </w:r>
      <w:r w:rsidR="005371D5" w:rsidRPr="004B742B">
        <w:rPr>
          <w:rFonts w:ascii="Times New Roman" w:hAnsi="Times New Roman" w:cs="Times New Roman"/>
          <w:sz w:val="24"/>
          <w:szCs w:val="24"/>
        </w:rPr>
        <w:t>quantitative structure-activity model</w:t>
      </w:r>
      <w:r w:rsidRPr="004B742B">
        <w:rPr>
          <w:rFonts w:ascii="Times New Roman" w:hAnsi="Times New Roman" w:cs="Times New Roman"/>
          <w:sz w:val="24"/>
          <w:szCs w:val="24"/>
        </w:rPr>
        <w:t xml:space="preserve"> (QSAR) has shown great potential in the prediction of material properties</w:t>
      </w:r>
      <w:r w:rsidR="00CC177C" w:rsidRPr="004B742B">
        <w:rPr>
          <w:rFonts w:ascii="Times New Roman" w:hAnsi="Times New Roman" w:cs="Times New Roman"/>
          <w:sz w:val="24"/>
          <w:szCs w:val="24"/>
        </w:rPr>
        <w:fldChar w:fldCharType="begin"/>
      </w:r>
      <w:r w:rsidR="00CC177C" w:rsidRPr="004B742B">
        <w:rPr>
          <w:rFonts w:ascii="Times New Roman" w:hAnsi="Times New Roman" w:cs="Times New Roman"/>
          <w:sz w:val="24"/>
          <w:szCs w:val="24"/>
        </w:rPr>
        <w:instrText xml:space="preserve"> ADDIN EN.CITE &lt;EndNote&gt;&lt;Cite&gt;&lt;Author&gt;Lo&lt;/Author&gt;&lt;Year&gt;2018&lt;/Year&gt;&lt;RecNum&gt;36&lt;/RecNum&gt;&lt;DisplayText&gt;&lt;style face="superscript"&gt;[7]&lt;/style&gt;&lt;/DisplayText&gt;&lt;record&gt;&lt;rec-number&gt;36&lt;/rec-number&gt;&lt;foreign-keys&gt;&lt;key app="EN" db-id="d92fa20fp0w0fpedxt1xtfxdz529zfra0std" timestamp="1637499004"&gt;36&lt;/key&gt;&lt;/foreign-keys&gt;&lt;ref-type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CC177C" w:rsidRPr="004B742B">
        <w:rPr>
          <w:rFonts w:ascii="Times New Roman" w:hAnsi="Times New Roman" w:cs="Times New Roman"/>
          <w:sz w:val="24"/>
          <w:szCs w:val="24"/>
        </w:rPr>
        <w:fldChar w:fldCharType="separate"/>
      </w:r>
      <w:r w:rsidR="00CC177C" w:rsidRPr="004B742B">
        <w:rPr>
          <w:rFonts w:ascii="Times New Roman" w:hAnsi="Times New Roman" w:cs="Times New Roman"/>
          <w:noProof/>
          <w:sz w:val="24"/>
          <w:szCs w:val="24"/>
          <w:vertAlign w:val="superscript"/>
        </w:rPr>
        <w:t>[7]</w:t>
      </w:r>
      <w:r w:rsidR="00CC177C"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r w:rsidR="00AB0ACC" w:rsidRPr="004B742B">
        <w:rPr>
          <w:rFonts w:ascii="Times New Roman" w:hAnsi="Times New Roman" w:cs="Times New Roman"/>
          <w:sz w:val="24"/>
          <w:szCs w:val="24"/>
        </w:rPr>
        <w:t>successively</w:t>
      </w:r>
      <w:r w:rsidR="00AB0ACC">
        <w:rPr>
          <w:rFonts w:ascii="Times New Roman" w:hAnsi="Times New Roman" w:cs="Times New Roman"/>
          <w:sz w:val="24"/>
          <w:szCs w:val="24"/>
        </w:rPr>
        <w:t xml:space="preserve">, especially in </w:t>
      </w:r>
      <w:r w:rsidRPr="004B742B">
        <w:rPr>
          <w:rFonts w:ascii="Times New Roman" w:hAnsi="Times New Roman" w:cs="Times New Roman"/>
          <w:sz w:val="24"/>
          <w:szCs w:val="24"/>
        </w:rPr>
        <w:t>the activity judgment of biological peptides</w:t>
      </w:r>
      <w:r w:rsidR="00CC177C" w:rsidRPr="004B742B">
        <w:rPr>
          <w:rFonts w:ascii="Times New Roman" w:hAnsi="Times New Roman" w:cs="Times New Roman"/>
          <w:sz w:val="24"/>
          <w:szCs w:val="24"/>
        </w:rPr>
        <w:fldChar w:fldCharType="begin"/>
      </w:r>
      <w:r w:rsidR="00CC177C" w:rsidRPr="004B742B">
        <w:rPr>
          <w:rFonts w:ascii="Times New Roman" w:hAnsi="Times New Roman" w:cs="Times New Roman"/>
          <w:sz w:val="24"/>
          <w:szCs w:val="24"/>
        </w:rPr>
        <w:instrText xml:space="preserve"> ADDIN EN.CITE &lt;EndNote&gt;&lt;Cite&gt;&lt;Author&gt;Mahmoodi-Reihani&lt;/Author&gt;&lt;Year&gt;2020&lt;/Year&gt;&lt;RecNum&gt;33&lt;/RecNum&gt;&lt;DisplayText&gt;&lt;style face="superscript"&gt;[8]&lt;/style&gt;&lt;/DisplayText&gt;&lt;record&gt;&lt;rec-number&gt;33&lt;/rec-number&gt;&lt;foreign-keys&gt;&lt;key app="EN" db-id="d92fa20fp0w0fpedxt1xtfxdz529zfra0std" timestamp="1637498540"&gt;33&lt;/key&gt;&lt;/foreign-keys&gt;&lt;ref-type name="Journal Article"&gt;17&lt;/ref-type&gt;&lt;contributors&gt;&lt;authors&gt;&lt;author&gt;Mahmoodi-Reihani, Mehri&lt;/author&gt;&lt;author&gt;Abbasitabar, Fatemeh&lt;/author&gt;&lt;author&gt;Zare-Shahabadi, Vahid&lt;/author&gt;&lt;/authors&gt;&lt;/contributors&gt;&lt;titles&gt;&lt;title&gt;In Silico Rational Design and Virtual Screening of Bioactive Peptides Based on QSAR Modeling&lt;/title&gt;&lt;secondary-title&gt;ACS Omega&lt;/secondary-title&gt;&lt;/titles&gt;&lt;periodical&gt;&lt;full-title&gt;ACS Omega&lt;/full-title&gt;&lt;/periodical&gt;&lt;pages&gt;5951-5958&lt;/pages&gt;&lt;volume&gt;5&lt;/volume&gt;&lt;number&gt;11&lt;/number&gt;&lt;dates&gt;&lt;year&gt;2020&lt;/year&gt;&lt;pub-dates&gt;&lt;date&gt;2020/03/24&lt;/date&gt;&lt;/pub-dates&gt;&lt;/dates&gt;&lt;publisher&gt;American Chemical Society&lt;/publisher&gt;&lt;urls&gt;&lt;related-urls&gt;&lt;url&gt;https://doi.org/10.1021/acsomega.9b04302&lt;/url&gt;&lt;/related-urls&gt;&lt;/urls&gt;&lt;electronic-resource-num&gt;10.1021/acsomega.9b04302&lt;/electronic-resource-num&gt;&lt;/record&gt;&lt;/Cite&gt;&lt;/EndNote&gt;</w:instrText>
      </w:r>
      <w:r w:rsidR="00CC177C" w:rsidRPr="004B742B">
        <w:rPr>
          <w:rFonts w:ascii="Times New Roman" w:hAnsi="Times New Roman" w:cs="Times New Roman"/>
          <w:sz w:val="24"/>
          <w:szCs w:val="24"/>
        </w:rPr>
        <w:fldChar w:fldCharType="separate"/>
      </w:r>
      <w:r w:rsidR="00CC177C" w:rsidRPr="004B742B">
        <w:rPr>
          <w:rFonts w:ascii="Times New Roman" w:hAnsi="Times New Roman" w:cs="Times New Roman"/>
          <w:noProof/>
          <w:sz w:val="24"/>
          <w:szCs w:val="24"/>
          <w:vertAlign w:val="superscript"/>
        </w:rPr>
        <w:t>[8]</w:t>
      </w:r>
      <w:r w:rsidR="00CC177C" w:rsidRPr="004B742B">
        <w:rPr>
          <w:rFonts w:ascii="Times New Roman" w:hAnsi="Times New Roman" w:cs="Times New Roman"/>
          <w:sz w:val="24"/>
          <w:szCs w:val="24"/>
        </w:rPr>
        <w:fldChar w:fldCharType="end"/>
      </w:r>
      <w:r w:rsidRPr="004B742B">
        <w:rPr>
          <w:rFonts w:ascii="Times New Roman" w:hAnsi="Times New Roman" w:cs="Times New Roman"/>
          <w:sz w:val="24"/>
          <w:szCs w:val="24"/>
        </w:rPr>
        <w:t>, ADMET</w:t>
      </w:r>
      <w:r w:rsidR="009A6BBE" w:rsidRPr="004B742B">
        <w:rPr>
          <w:rFonts w:ascii="Times New Roman" w:hAnsi="Times New Roman" w:cs="Times New Roman"/>
          <w:sz w:val="24"/>
          <w:szCs w:val="24"/>
        </w:rPr>
        <w:t>(the property of absorption, distribution, metabolism, excretion, toxicity)</w:t>
      </w:r>
      <w:r w:rsidR="00800D6B" w:rsidRPr="004B742B">
        <w:rPr>
          <w:rFonts w:ascii="Times New Roman" w:hAnsi="Times New Roman" w:cs="Times New Roman"/>
          <w:sz w:val="24"/>
          <w:szCs w:val="24"/>
        </w:rPr>
        <w:t xml:space="preserve"> </w:t>
      </w:r>
      <w:r w:rsidR="00800D6B" w:rsidRPr="004B742B">
        <w:rPr>
          <w:rFonts w:ascii="Times New Roman" w:hAnsi="Times New Roman" w:cs="Times New Roman"/>
          <w:sz w:val="24"/>
          <w:szCs w:val="24"/>
        </w:rPr>
        <w:fldChar w:fldCharType="begin"/>
      </w:r>
      <w:r w:rsidR="00800D6B" w:rsidRPr="004B742B">
        <w:rPr>
          <w:rFonts w:ascii="Times New Roman" w:hAnsi="Times New Roman" w:cs="Times New Roman"/>
          <w:sz w:val="24"/>
          <w:szCs w:val="24"/>
        </w:rPr>
        <w:instrText xml:space="preserve"> ADDIN EN.CITE &lt;EndNote&gt;&lt;Cite&gt;&lt;Author&gt;Oussama&lt;/Author&gt;&lt;Year&gt;2022&lt;/Year&gt;&lt;RecNum&gt;35&lt;/RecNum&gt;&lt;DisplayText&gt;&lt;style face="superscript"&gt;[9]&lt;/style&gt;&lt;/DisplayText&gt;&lt;record&gt;&lt;rec-number&gt;35&lt;/rec-number&gt;&lt;foreign-keys&gt;&lt;key app="EN" db-id="d92fa20fp0w0fpedxt1xtfxdz529zfra0std" timestamp="1637498834"&gt;35&lt;/key&gt;&lt;/foreign-keys&gt;&lt;ref-type name="Journal Article"&gt;17&lt;/ref-type&gt;&lt;contributors&gt;&lt;authors&gt;&lt;author&gt;Oussama, C.&lt;/author&gt;&lt;author&gt;Abdellah, E.&lt;/author&gt;&lt;author&gt;Youssef, E.&lt;/author&gt;&lt;author&gt;Mohammed, B.&lt;/author&gt;&lt;author&gt;Abdelkrim, O.&lt;/author&gt;&lt;/authors&gt;&lt;/contributors&gt;&lt;titles&gt;&lt;title&gt;In silico Prediction of Novel SARS-CoV 3CL(pro) Inhibitors: a Combination of 3D-QSAR, Molecular Docking, ADMET Prediction, and Molecular Dynamics Simulation&lt;/title&gt;&lt;secondary-title&gt;Biointerface Research in Applied Chemistry&lt;/secondary-title&gt;&lt;/titles&gt;&lt;periodical&gt;&lt;full-title&gt;Biointerface Research in Applied Chemistry&lt;/full-title&gt;&lt;/periodical&gt;&lt;pages&gt;5100-5115&lt;/pages&gt;&lt;volume&gt;12&lt;/volume&gt;&lt;number&gt;4&lt;/number&gt;&lt;dates&gt;&lt;year&gt;2022&lt;/year&gt;&lt;pub-dates&gt;&lt;date&gt;Aug&lt;/date&gt;&lt;/pub-dates&gt;&lt;/dates&gt;&lt;isbn&gt;2069-5837&lt;/isbn&gt;&lt;accession-num&gt;WOS:000710177100057&lt;/accession-num&gt;&lt;urls&gt;&lt;related-urls&gt;&lt;url&gt;&amp;lt;Go to ISI&amp;gt;://WOS:000710177100057&lt;/url&gt;&lt;/related-urls&gt;&lt;/urls&gt;&lt;electronic-resource-num&gt;10.33263/briac124.51005115&lt;/electronic-resource-num&gt;&lt;/record&gt;&lt;/Cite&gt;&lt;/EndNote&gt;</w:instrText>
      </w:r>
      <w:r w:rsidR="00800D6B" w:rsidRPr="004B742B">
        <w:rPr>
          <w:rFonts w:ascii="Times New Roman" w:hAnsi="Times New Roman" w:cs="Times New Roman"/>
          <w:sz w:val="24"/>
          <w:szCs w:val="24"/>
        </w:rPr>
        <w:fldChar w:fldCharType="separate"/>
      </w:r>
      <w:r w:rsidR="00800D6B" w:rsidRPr="004B742B">
        <w:rPr>
          <w:rFonts w:ascii="Times New Roman" w:hAnsi="Times New Roman" w:cs="Times New Roman"/>
          <w:noProof/>
          <w:sz w:val="24"/>
          <w:szCs w:val="24"/>
          <w:vertAlign w:val="superscript"/>
        </w:rPr>
        <w:t>[9]</w:t>
      </w:r>
      <w:r w:rsidR="00800D6B"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r w:rsidR="009A6BBE" w:rsidRPr="004B742B">
        <w:rPr>
          <w:rFonts w:ascii="Times New Roman" w:hAnsi="Times New Roman" w:cs="Times New Roman"/>
          <w:sz w:val="24"/>
          <w:szCs w:val="24"/>
        </w:rPr>
        <w:t>a</w:t>
      </w:r>
      <w:r w:rsidRPr="004B742B">
        <w:rPr>
          <w:rFonts w:ascii="Times New Roman" w:hAnsi="Times New Roman" w:cs="Times New Roman"/>
          <w:sz w:val="24"/>
          <w:szCs w:val="24"/>
        </w:rPr>
        <w:t>nd molecular multi-dimensional description</w:t>
      </w:r>
      <w:r w:rsidR="00800D6B" w:rsidRPr="004B742B">
        <w:rPr>
          <w:rFonts w:ascii="Times New Roman" w:hAnsi="Times New Roman" w:cs="Times New Roman"/>
          <w:sz w:val="24"/>
          <w:szCs w:val="24"/>
        </w:rPr>
        <w:fldChar w:fldCharType="begin"/>
      </w:r>
      <w:r w:rsidR="00800D6B" w:rsidRPr="004B742B">
        <w:rPr>
          <w:rFonts w:ascii="Times New Roman" w:hAnsi="Times New Roman" w:cs="Times New Roman"/>
          <w:sz w:val="24"/>
          <w:szCs w:val="24"/>
        </w:rPr>
        <w:instrText xml:space="preserve"> ADDIN EN.CITE &lt;EndNote&gt;&lt;Cite&gt;&lt;Author&gt;Neves&lt;/Author&gt;&lt;Year&gt;2018&lt;/Year&gt;&lt;RecNum&gt;37&lt;/RecNum&gt;&lt;DisplayText&gt;&lt;style face="superscript"&gt;[10]&lt;/style&gt;&lt;/DisplayText&gt;&lt;record&gt;&lt;rec-number&gt;37&lt;/rec-number&gt;&lt;foreign-keys&gt;&lt;key app="EN" db-id="d92fa20fp0w0fpedxt1xtfxdz529zfra0std" timestamp="1637499166"&gt;37&lt;/key&gt;&lt;/foreign-keys&gt;&lt;ref-type name="Journal Article"&gt;17&lt;/ref-type&gt;&lt;contributors&gt;&lt;authors&gt;&lt;author&gt;Neves, B. J.&lt;/author&gt;&lt;author&gt;Braga, R. C.&lt;/author&gt;&lt;author&gt;Melo, C. C.&lt;/author&gt;&lt;author&gt;Moreira, J. T.&lt;/author&gt;&lt;author&gt;Muratov, E. N.&lt;/author&gt;&lt;author&gt;Andrade, C. H.&lt;/author&gt;&lt;/authors&gt;&lt;/contributors&gt;&lt;titles&gt;&lt;title&gt;QSAR-Based Virtual Screening: Advances and Applications in Drug Discovery&lt;/title&gt;&lt;secondary-title&gt;Frontiers in Pharmacology&lt;/secondary-title&gt;&lt;/titles&gt;&lt;periodical&gt;&lt;full-title&gt;Frontiers in Pharmacology&lt;/full-title&gt;&lt;/periodical&gt;&lt;volume&gt;9&lt;/volume&gt;&lt;dates&gt;&lt;year&gt;2018&lt;/year&gt;&lt;pub-dates&gt;&lt;date&gt;Nov&lt;/date&gt;&lt;/pub-dates&gt;&lt;/dates&gt;&lt;isbn&gt;1663-9812&lt;/isbn&gt;&lt;accession-num&gt;WOS:000449974000002&lt;/accession-num&gt;&lt;urls&gt;&lt;related-urls&gt;&lt;url&gt;&amp;lt;Go to ISI&amp;gt;://WOS:000449974000002&lt;/url&gt;&lt;/related-urls&gt;&lt;/urls&gt;&lt;custom7&gt;1275&lt;/custom7&gt;&lt;electronic-resource-num&gt;10.3389/fphar.2018.01275&lt;/electronic-resource-num&gt;&lt;/record&gt;&lt;/Cite&gt;&lt;/EndNote&gt;</w:instrText>
      </w:r>
      <w:r w:rsidR="00800D6B" w:rsidRPr="004B742B">
        <w:rPr>
          <w:rFonts w:ascii="Times New Roman" w:hAnsi="Times New Roman" w:cs="Times New Roman"/>
          <w:sz w:val="24"/>
          <w:szCs w:val="24"/>
        </w:rPr>
        <w:fldChar w:fldCharType="separate"/>
      </w:r>
      <w:r w:rsidR="00800D6B" w:rsidRPr="004B742B">
        <w:rPr>
          <w:rFonts w:ascii="Times New Roman" w:hAnsi="Times New Roman" w:cs="Times New Roman"/>
          <w:noProof/>
          <w:sz w:val="24"/>
          <w:szCs w:val="24"/>
          <w:vertAlign w:val="superscript"/>
        </w:rPr>
        <w:t>[10]</w:t>
      </w:r>
      <w:r w:rsidR="00800D6B" w:rsidRPr="004B742B">
        <w:rPr>
          <w:rFonts w:ascii="Times New Roman" w:hAnsi="Times New Roman" w:cs="Times New Roman"/>
          <w:sz w:val="24"/>
          <w:szCs w:val="24"/>
        </w:rPr>
        <w:fldChar w:fldCharType="end"/>
      </w:r>
      <w:r w:rsidR="009A6BBE" w:rsidRPr="004B742B">
        <w:rPr>
          <w:rFonts w:ascii="Times New Roman" w:hAnsi="Times New Roman" w:cs="Times New Roman"/>
          <w:sz w:val="24"/>
          <w:szCs w:val="24"/>
        </w:rPr>
        <w:t>.</w:t>
      </w:r>
      <w:r w:rsidRPr="004B742B">
        <w:rPr>
          <w:rFonts w:ascii="Times New Roman" w:hAnsi="Times New Roman" w:cs="Times New Roman"/>
          <w:sz w:val="24"/>
          <w:szCs w:val="24"/>
        </w:rPr>
        <w:t xml:space="preserve"> However, in terms of the analysis of the taste </w:t>
      </w:r>
      <w:r w:rsidR="00946DA4">
        <w:rPr>
          <w:rFonts w:ascii="Times New Roman" w:hAnsi="Times New Roman" w:cs="Times New Roman"/>
          <w:sz w:val="24"/>
          <w:szCs w:val="24"/>
        </w:rPr>
        <w:t>regularity</w:t>
      </w:r>
      <w:r w:rsidRPr="004B742B">
        <w:rPr>
          <w:rFonts w:ascii="Times New Roman" w:hAnsi="Times New Roman" w:cs="Times New Roman"/>
          <w:sz w:val="24"/>
          <w:szCs w:val="24"/>
        </w:rPr>
        <w:t xml:space="preserve">, </w:t>
      </w:r>
      <w:bookmarkStart w:id="9" w:name="OLE_LINK11"/>
      <w:r w:rsidRPr="004B742B">
        <w:rPr>
          <w:rFonts w:ascii="Times New Roman" w:hAnsi="Times New Roman" w:cs="Times New Roman"/>
          <w:sz w:val="24"/>
          <w:szCs w:val="24"/>
        </w:rPr>
        <w:t xml:space="preserve">previous studies </w:t>
      </w:r>
      <w:r w:rsidR="00946DA4">
        <w:rPr>
          <w:rFonts w:ascii="Times New Roman" w:hAnsi="Times New Roman" w:cs="Times New Roman"/>
          <w:sz w:val="24"/>
          <w:szCs w:val="24"/>
        </w:rPr>
        <w:t>have always been restricted</w:t>
      </w:r>
      <w:r w:rsidRPr="004B742B">
        <w:rPr>
          <w:rFonts w:ascii="Times New Roman" w:hAnsi="Times New Roman" w:cs="Times New Roman"/>
          <w:sz w:val="24"/>
          <w:szCs w:val="24"/>
        </w:rPr>
        <w:t xml:space="preserve"> by </w:t>
      </w:r>
      <w:r w:rsidR="00946DA4">
        <w:rPr>
          <w:rFonts w:ascii="Times New Roman" w:hAnsi="Times New Roman" w:cs="Times New Roman"/>
          <w:sz w:val="24"/>
          <w:szCs w:val="24"/>
        </w:rPr>
        <w:t xml:space="preserve">some </w:t>
      </w:r>
      <w:r w:rsidRPr="004B742B">
        <w:rPr>
          <w:rFonts w:ascii="Times New Roman" w:hAnsi="Times New Roman" w:cs="Times New Roman"/>
          <w:sz w:val="24"/>
          <w:szCs w:val="24"/>
        </w:rPr>
        <w:t>factor</w:t>
      </w:r>
      <w:r w:rsidR="00946DA4">
        <w:rPr>
          <w:rFonts w:ascii="Times New Roman" w:hAnsi="Times New Roman" w:cs="Times New Roman"/>
          <w:sz w:val="24"/>
          <w:szCs w:val="24"/>
        </w:rPr>
        <w:t>s, such as</w:t>
      </w:r>
      <w:r w:rsidRPr="004B742B">
        <w:rPr>
          <w:rFonts w:ascii="Times New Roman" w:hAnsi="Times New Roman" w:cs="Times New Roman"/>
          <w:sz w:val="24"/>
          <w:szCs w:val="24"/>
        </w:rPr>
        <w:t xml:space="preserve"> insufficient </w:t>
      </w:r>
      <w:r w:rsidR="00946DA4">
        <w:rPr>
          <w:rFonts w:ascii="Times New Roman" w:hAnsi="Times New Roman" w:cs="Times New Roman"/>
          <w:sz w:val="24"/>
          <w:szCs w:val="24"/>
        </w:rPr>
        <w:t>data size</w:t>
      </w:r>
      <w:r w:rsidRPr="004B742B">
        <w:rPr>
          <w:rFonts w:ascii="Times New Roman" w:hAnsi="Times New Roman" w:cs="Times New Roman"/>
          <w:sz w:val="24"/>
          <w:szCs w:val="24"/>
        </w:rPr>
        <w:t xml:space="preserve"> and </w:t>
      </w:r>
      <w:r w:rsidR="00946DA4">
        <w:rPr>
          <w:rFonts w:ascii="Times New Roman" w:hAnsi="Times New Roman" w:cs="Times New Roman"/>
          <w:sz w:val="24"/>
          <w:szCs w:val="24"/>
        </w:rPr>
        <w:t>simplistic</w:t>
      </w:r>
      <w:r w:rsidRPr="004B742B">
        <w:rPr>
          <w:rFonts w:ascii="Times New Roman" w:hAnsi="Times New Roman" w:cs="Times New Roman"/>
          <w:sz w:val="24"/>
          <w:szCs w:val="24"/>
        </w:rPr>
        <w:t xml:space="preserve"> models </w:t>
      </w:r>
      <w:bookmarkEnd w:id="9"/>
      <w:r w:rsidRPr="004B742B">
        <w:rPr>
          <w:rFonts w:ascii="Times New Roman" w:hAnsi="Times New Roman" w:cs="Times New Roman"/>
          <w:sz w:val="24"/>
          <w:szCs w:val="24"/>
        </w:rPr>
        <w:t>(linear regression</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&lt;EndNote&gt;&lt;Cite&gt;&lt;Author&gt;Zheng&lt;/Author&gt;&lt;Year&gt;2019&lt;/Year&gt;&lt;RecNum&gt;32&lt;/RecNum&gt;&lt;DisplayText&gt;&lt;style face="superscript"&gt;[11]&lt;/style&gt;&lt;/DisplayText&gt;&lt;record&gt;&lt;rec-number&gt;32&lt;/rec-number&gt;&lt;foreign-keys&gt;&lt;key app="EN" db-id="d92fa20fp0w0fpedxt1xtfxdz529zfra0std" timestamp="1637497281"&gt;32&lt;/key&gt;&lt;/foreign-keys&gt;&lt;ref-type name="Journal Article"&gt;17&lt;/ref-type&gt;&lt;contributors&gt;&lt;authors&gt;&lt;author&gt;Zheng,Suqing&lt;/author&gt;&lt;author&gt;Chang,Wenping&lt;/author&gt;&lt;author&gt;Xu,Wenxin&lt;/author&gt;&lt;author&gt;Xu,Yong&lt;/author&gt;&lt;author&gt;Lin,Fu&lt;/author&gt;&lt;/authors&gt;&lt;/contributors&gt;&lt;titles&gt;&lt;title&gt;e-Sweet: A Machine-Learning Based Platform for the Prediction of Sweetener and Its Relative Sweetness&lt;/title&gt;&lt;secondary-title&gt;Frontiers in Chemistry&lt;/secondary-title&gt;&lt;short-title&gt;e-Sweet platform for sweetener/sweetness prediction&lt;/short-title&gt;&lt;/titles&gt;&lt;periodical&gt;&lt;full-title&gt;Frontiers in Chemistry&lt;/full-title&gt;&lt;/periodical&gt;&lt;volume&gt;7&lt;/volume&gt;&lt;number&gt;35&lt;/number&gt;&lt;keywords&gt;&lt;keyword&gt;Sweet Taste,Sweetener prediction,Relative sweetness prediction,Machine learning method,QSAR&lt;/keyword&gt;&lt;/keywords&gt;&lt;dates&gt;&lt;year&gt;2019&lt;/year&gt;&lt;pub-dates&gt;&lt;date&gt;2019-January-30&lt;/date&gt;&lt;/pub-dates&gt;&lt;/dates&gt;&lt;isbn&gt;2296-2646&lt;/isbn&gt;&lt;work-type&gt;Original Research&lt;/work-type&gt;&lt;urls&gt;&lt;related-urls&gt;&lt;url&gt;https://www.frontiersin.org/article/10.3389/fchem.2019.00035&lt;/url&gt;&lt;/related-urls&gt;&lt;/urls&gt;&lt;electronic-resource-num&gt;10.3389/fchem.2019.00035&lt;/electronic-resource-num&gt;&lt;language&gt;English&lt;/language&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[11]</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Scoring Card Method</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&lt;EndNote&gt;&lt;Cite&gt;&lt;Author&gt;Charoenkwan&lt;/Author&gt;&lt;Year&gt;2013&lt;/Year&gt;&lt;RecNum&gt;1&lt;/RecNum&gt;&lt;DisplayText&gt;&lt;style face="superscript"&gt;[12]&lt;/style&gt;&lt;/DisplayText&gt;&lt;record&gt;&lt;rec-number&gt;1&lt;/rec-number&gt;&lt;foreign-keys&gt;&lt;key app="EN" db-id="d92fa20fp0w0fpedxt1xtfxdz529zfra0std" timestamp="1635591733"&gt;1&lt;/key&gt;&lt;/foreign-keys&gt;&lt;ref-type name="Journal Article"&gt;17&lt;/ref-type&gt;&lt;contributors&gt;&lt;authors&gt;&lt;author&gt;Charoenkwan, P.&lt;/author&gt;&lt;author&gt;Shoombuatong, W.&lt;/author&gt;&lt;author&gt;Lee, H. C.&lt;/author&gt;&lt;author&gt;Chaijaruwanich, J.&lt;/author&gt;&lt;author&gt;Huang, H. L.&lt;/author&gt;&lt;author&gt;Ho, S. Y.&lt;/author&gt;&lt;/authors&gt;&lt;/contributors&gt;&lt;titles&gt;&lt;title&gt;SCMCRYS: Predicting Protein Crystallization Using an Ensemble Scoring Card Method with Estimating Propensity Scores of P-Collocated Amino Acid Pairs&lt;/title&gt;&lt;secondary-title&gt;Plos One&lt;/secondary-title&gt;&lt;/titles&gt;&lt;periodical&gt;&lt;full-title&gt;Plos One&lt;/full-title&gt;&lt;/periodical&gt;&lt;volume&gt;8&lt;/volume&gt;&lt;number&gt;9&lt;/number&gt;&lt;dates&gt;&lt;year&gt;2013&lt;/year&gt;&lt;pub-dates&gt;&lt;date&gt;Sep&lt;/date&gt;&lt;/pub-dates&gt;&lt;/dates&gt;&lt;isbn&gt;1932-6203&lt;/isbn&gt;&lt;accession-num&gt;WOS:000324338200010&lt;/accession-num&gt;&lt;urls&gt;&lt;related-urls&gt;&lt;url&gt;&amp;lt;Go to ISI&amp;gt;://WOS:000324338200010&lt;/url&gt;&lt;/related-urls&gt;&lt;/urls&gt;&lt;custom7&gt;e72368&lt;/custom7&gt;&lt;electronic-resource-num&gt;10.1371/journal.pone.0072368&lt;/electronic-resource-num&gt;&lt;/record&gt;&lt;/Cite&gt;&lt;/EndNote&gt;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[12]</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support vector machine and ridge regression </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&lt;EndNote&gt;&lt;Cite&gt;&lt;Author&gt;Zhong&lt;/Author&gt;&lt;Year&gt;2013&lt;/Year&gt;&lt;RecNum&gt;34&lt;/RecNum&gt;&lt;DisplayText&gt;&lt;style face="superscript"&gt;[13]&lt;/style&gt;&lt;/DisplayText&gt;&lt;record&gt;&lt;rec-number&gt;34&lt;/rec-number&gt;&lt;foreign-keys&gt;&lt;key app="EN" db-id="d92fa20fp0w0fpedxt1xtfxdz529zfra0std" timestamp="1637498686"&gt;34&lt;/key&gt;&lt;/foreign-keys&gt;&lt;ref-type name="Journal Article"&gt;17&lt;/ref-type&gt;&lt;contributors&gt;&lt;authors&gt;&lt;author&gt;Zhong, M.&lt;/author&gt;&lt;author&gt;Chong, Y.&lt;/author&gt;&lt;author&gt;Nie, X. L.&lt;/author&gt;&lt;author&gt;Yan, A. X.&lt;/author&gt;&lt;author&gt;Yuan, Q. P.&lt;/author&gt;&lt;/authors&gt;&lt;/contributors&gt;&lt;titles&gt;&lt;title&gt;Prediction of Sweetness by Multilinear Regression Analysis and Support Vector Machine&lt;/title&gt;&lt;secondary-title&gt;Journal of Food Science&lt;/secondary-title&gt;&lt;/titles&gt;&lt;periodical&gt;&lt;full-title&gt;Journal of Food Science&lt;/full-title&gt;&lt;/periodical&gt;&lt;pages&gt;S1445-S1450&lt;/pages&gt;&lt;volume&gt;78&lt;/volume&gt;&lt;number&gt;9&lt;/number&gt;&lt;dates&gt;&lt;year&gt;2013&lt;/year&gt;&lt;pub-dates&gt;&lt;date&gt;Sep&lt;/date&gt;&lt;/pub-dates&gt;&lt;/dates&gt;&lt;isbn&gt;0022-1147&lt;/isbn&gt;&lt;accession-num&gt;WOS:000324331600018&lt;/accession-num&gt;&lt;urls&gt;&lt;related-urls&gt;&lt;url&gt;&amp;lt;Go to ISI&amp;gt;://WOS:000324331600018&lt;/url&gt;&lt;/related-urls&gt;&lt;/urls&gt;&lt;electronic-resource-num&gt;10.1111/1750-3841.12199&lt;/electronic-resource-num&gt;&lt;/record&gt;&lt;/Cite&gt;&lt;/EndNote&gt;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[13]</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etc. As a result, the accuracy and </w:t>
      </w:r>
      <w:r w:rsidR="009A6BBE" w:rsidRPr="004B742B">
        <w:rPr>
          <w:rFonts w:ascii="Times New Roman" w:hAnsi="Times New Roman" w:cs="Times New Roman"/>
          <w:sz w:val="24"/>
          <w:szCs w:val="24"/>
        </w:rPr>
        <w:t>generalization performance</w:t>
      </w:r>
      <w:r w:rsidRPr="004B742B">
        <w:rPr>
          <w:rFonts w:ascii="Times New Roman" w:hAnsi="Times New Roman" w:cs="Times New Roman"/>
          <w:sz w:val="24"/>
          <w:szCs w:val="24"/>
        </w:rPr>
        <w:t xml:space="preserve"> of t</w:t>
      </w:r>
      <w:r w:rsidR="009A6BBE" w:rsidRPr="004B742B">
        <w:rPr>
          <w:rFonts w:ascii="Times New Roman" w:hAnsi="Times New Roman" w:cs="Times New Roman"/>
          <w:sz w:val="24"/>
          <w:szCs w:val="24"/>
        </w:rPr>
        <w:t>hose</w:t>
      </w:r>
      <w:r w:rsidRPr="004B742B">
        <w:rPr>
          <w:rFonts w:ascii="Times New Roman" w:hAnsi="Times New Roman" w:cs="Times New Roman"/>
          <w:sz w:val="24"/>
          <w:szCs w:val="24"/>
        </w:rPr>
        <w:t xml:space="preserve"> model</w:t>
      </w:r>
      <w:r w:rsidR="009A6BBE" w:rsidRPr="004B742B">
        <w:rPr>
          <w:rFonts w:ascii="Times New Roman" w:hAnsi="Times New Roman" w:cs="Times New Roman"/>
          <w:sz w:val="24"/>
          <w:szCs w:val="24"/>
        </w:rPr>
        <w:t>s</w:t>
      </w:r>
      <w:r w:rsidRPr="004B742B">
        <w:rPr>
          <w:rFonts w:ascii="Times New Roman" w:hAnsi="Times New Roman" w:cs="Times New Roman"/>
          <w:sz w:val="24"/>
          <w:szCs w:val="24"/>
        </w:rPr>
        <w:t xml:space="preserve"> are not ideal</w:t>
      </w:r>
      <w:r w:rsidR="00705186" w:rsidRPr="004B742B">
        <w:rPr>
          <w:rFonts w:ascii="Times New Roman" w:hAnsi="Times New Roman" w:cs="Times New Roman"/>
          <w:sz w:val="24"/>
          <w:szCs w:val="24"/>
        </w:rPr>
        <w:t xml:space="preserve">. </w:t>
      </w:r>
      <w:bookmarkStart w:id="10" w:name="OLE_LINK12"/>
      <w:r w:rsidR="005A6214">
        <w:rPr>
          <w:rFonts w:ascii="Times New Roman" w:hAnsi="Times New Roman" w:cs="Times New Roman"/>
          <w:sz w:val="24"/>
          <w:szCs w:val="24"/>
        </w:rPr>
        <w:t>In addition</w:t>
      </w:r>
      <w:r w:rsidR="00705186" w:rsidRPr="004B742B">
        <w:rPr>
          <w:rFonts w:ascii="Times New Roman" w:hAnsi="Times New Roman" w:cs="Times New Roman"/>
          <w:sz w:val="24"/>
          <w:szCs w:val="24"/>
        </w:rPr>
        <w:t xml:space="preserve">, those </w:t>
      </w:r>
      <w:r w:rsidRPr="004B742B">
        <w:rPr>
          <w:rFonts w:ascii="Times New Roman" w:hAnsi="Times New Roman" w:cs="Times New Roman"/>
          <w:sz w:val="24"/>
          <w:szCs w:val="24"/>
        </w:rPr>
        <w:t>model</w:t>
      </w:r>
      <w:r w:rsidR="00705186" w:rsidRPr="004B742B">
        <w:rPr>
          <w:rFonts w:ascii="Times New Roman" w:hAnsi="Times New Roman" w:cs="Times New Roman"/>
          <w:sz w:val="24"/>
          <w:szCs w:val="24"/>
        </w:rPr>
        <w:t>s</w:t>
      </w:r>
      <w:r w:rsidRPr="004B742B">
        <w:rPr>
          <w:rFonts w:ascii="Times New Roman" w:hAnsi="Times New Roman" w:cs="Times New Roman"/>
          <w:sz w:val="24"/>
          <w:szCs w:val="24"/>
        </w:rPr>
        <w:t xml:space="preserve"> can only achieve a single taste judgment</w:t>
      </w:r>
      <w:bookmarkEnd w:id="10"/>
      <w:r w:rsidRPr="004B742B">
        <w:rPr>
          <w:rFonts w:ascii="Times New Roman" w:hAnsi="Times New Roman" w:cs="Times New Roman"/>
          <w:sz w:val="24"/>
          <w:szCs w:val="24"/>
        </w:rPr>
        <w:t>, such as iBitter-SCM</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&lt;EndNote&gt;&lt;Cite&gt;&lt;Author&gt;Charoenkwan&lt;/Author&gt;&lt;Year&gt;2020&lt;/Year&gt;&lt;RecNum&gt;36&lt;/RecNum&gt;&lt;DisplayText&gt;&lt;style face="superscript"&gt;[14]&lt;/style&gt;&lt;/DisplayText&gt;&lt;record&gt;&lt;rec-number&gt;36&lt;/rec-number&gt;&lt;foreign-keys&gt;&lt;key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[14]</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and iUmami-SCM</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[15]</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bookmarkStart w:id="11" w:name="OLE_LINK13"/>
      <w:r w:rsidRPr="004B742B">
        <w:rPr>
          <w:rFonts w:ascii="Times New Roman" w:hAnsi="Times New Roman" w:cs="Times New Roman"/>
          <w:sz w:val="24"/>
          <w:szCs w:val="24"/>
        </w:rPr>
        <w:t xml:space="preserve">On the other hand, some </w:t>
      </w:r>
      <w:r w:rsidR="006B6D15">
        <w:rPr>
          <w:rFonts w:ascii="Times New Roman" w:hAnsi="Times New Roman" w:cs="Times New Roman"/>
          <w:sz w:val="24"/>
          <w:szCs w:val="24"/>
        </w:rPr>
        <w:t>studies</w:t>
      </w:r>
      <w:r w:rsidRPr="004B742B">
        <w:rPr>
          <w:rFonts w:ascii="Times New Roman" w:hAnsi="Times New Roman" w:cs="Times New Roman"/>
          <w:sz w:val="24"/>
          <w:szCs w:val="24"/>
        </w:rPr>
        <w:t xml:space="preserve"> </w:t>
      </w:r>
      <w:r w:rsidR="006B6D15">
        <w:rPr>
          <w:rFonts w:ascii="Times New Roman" w:hAnsi="Times New Roman" w:cs="Times New Roman"/>
          <w:sz w:val="24"/>
          <w:szCs w:val="24"/>
        </w:rPr>
        <w:t>put</w:t>
      </w:r>
      <w:r w:rsidR="005A6214">
        <w:rPr>
          <w:rFonts w:ascii="Times New Roman" w:hAnsi="Times New Roman" w:cs="Times New Roman"/>
          <w:sz w:val="24"/>
          <w:szCs w:val="24"/>
        </w:rPr>
        <w:t xml:space="preserve"> more efforts on </w:t>
      </w:r>
      <w:r w:rsidRPr="004B742B">
        <w:rPr>
          <w:rFonts w:ascii="Times New Roman" w:hAnsi="Times New Roman" w:cs="Times New Roman"/>
          <w:sz w:val="24"/>
          <w:szCs w:val="24"/>
        </w:rPr>
        <w:t xml:space="preserve">performance and </w:t>
      </w:r>
      <w:r w:rsidR="005A6214">
        <w:rPr>
          <w:rFonts w:ascii="Times New Roman" w:hAnsi="Times New Roman" w:cs="Times New Roman"/>
          <w:sz w:val="24"/>
          <w:szCs w:val="24"/>
        </w:rPr>
        <w:t>g</w:t>
      </w:r>
      <w:r w:rsidR="00E94E2E">
        <w:rPr>
          <w:rFonts w:ascii="Times New Roman" w:hAnsi="Times New Roman" w:cs="Times New Roman"/>
          <w:sz w:val="24"/>
          <w:szCs w:val="24"/>
        </w:rPr>
        <w:t>i</w:t>
      </w:r>
      <w:r w:rsidR="005A6214">
        <w:rPr>
          <w:rFonts w:ascii="Times New Roman" w:hAnsi="Times New Roman" w:cs="Times New Roman"/>
          <w:sz w:val="24"/>
          <w:szCs w:val="24"/>
        </w:rPr>
        <w:t>ve up</w:t>
      </w:r>
      <w:r w:rsidRPr="004B742B">
        <w:rPr>
          <w:rFonts w:ascii="Times New Roman" w:hAnsi="Times New Roman" w:cs="Times New Roman"/>
          <w:sz w:val="24"/>
          <w:szCs w:val="24"/>
        </w:rPr>
        <w:t xml:space="preserve"> the exploration of the </w:t>
      </w:r>
      <w:r w:rsidR="005371D5" w:rsidRPr="004B742B">
        <w:rPr>
          <w:rFonts w:ascii="Times New Roman" w:hAnsi="Times New Roman" w:cs="Times New Roman"/>
          <w:sz w:val="24"/>
          <w:szCs w:val="24"/>
        </w:rPr>
        <w:t>model</w:t>
      </w:r>
      <w:r w:rsidR="006B6D15">
        <w:rPr>
          <w:rFonts w:ascii="Times New Roman" w:hAnsi="Times New Roman" w:cs="Times New Roman"/>
          <w:sz w:val="24"/>
          <w:szCs w:val="24"/>
        </w:rPr>
        <w:t>s</w:t>
      </w:r>
      <w:r w:rsidRPr="004B742B">
        <w:rPr>
          <w:rFonts w:ascii="Times New Roman" w:hAnsi="Times New Roman" w:cs="Times New Roman"/>
          <w:sz w:val="24"/>
          <w:szCs w:val="24"/>
        </w:rPr>
        <w:t xml:space="preserve">, </w:t>
      </w:r>
      <w:bookmarkEnd w:id="11"/>
      <w:r w:rsidR="006B6D15">
        <w:rPr>
          <w:rFonts w:ascii="Times New Roman" w:hAnsi="Times New Roman" w:cs="Times New Roman"/>
          <w:sz w:val="24"/>
          <w:szCs w:val="24"/>
        </w:rPr>
        <w:t>for example,</w:t>
      </w:r>
      <w:r w:rsidRPr="004B742B">
        <w:rPr>
          <w:rFonts w:ascii="Times New Roman" w:hAnsi="Times New Roman" w:cs="Times New Roman"/>
          <w:sz w:val="24"/>
          <w:szCs w:val="24"/>
        </w:rPr>
        <w:t xml:space="preserve"> </w:t>
      </w:r>
      <w:r w:rsidR="006B6D15">
        <w:rPr>
          <w:rFonts w:ascii="Times New Roman" w:hAnsi="Times New Roman" w:cs="Times New Roman"/>
          <w:sz w:val="24"/>
          <w:szCs w:val="24"/>
        </w:rPr>
        <w:t>using</w:t>
      </w:r>
      <w:r w:rsidRPr="004B742B">
        <w:rPr>
          <w:rFonts w:ascii="Times New Roman" w:hAnsi="Times New Roman" w:cs="Times New Roman"/>
          <w:sz w:val="24"/>
          <w:szCs w:val="24"/>
        </w:rPr>
        <w:t xml:space="preserve"> "black box" algorithms based on random forest </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&lt;EndNote&gt;&lt;Cite&gt;&lt;Author&gt;Fritz&lt;/Author&gt;&lt;Year&gt;2021&lt;/Year&gt;&lt;RecNum&gt;2&lt;/RecNum&gt;&lt;DisplayText&gt;&lt;style face="superscript"&gt;[16]&lt;/style&gt;&lt;/DisplayText&gt;&lt;record&gt;&lt;rec-number&gt;2&lt;/rec-number&gt;&lt;foreign-keys&gt;&lt;key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[16]</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neural network</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&lt;EndNote&gt;&lt;Cite&gt;&lt;Author&gt;Devlin&lt;/Author&gt;&lt;Year&gt;2018&lt;/Year&gt;&lt;RecNum&gt;3&lt;/RecNum&gt;&lt;DisplayText&gt;&lt;style face="superscript"&gt;[17]&lt;/style&gt;&lt;/DisplayText&gt;&lt;record&gt;&lt;rec-number&gt;3&lt;/rec-number&gt;&lt;foreign-keys&gt;&lt;key app="EN" db-id="d92fa20fp0w0fpedxt1xtfxdz529zfra0std" timestamp="1635592158"&gt;3&lt;/key&gt;&lt;/foreign-keys&gt;&lt;ref-type name="Journal Article"&gt;17&lt;/ref-type&gt;&lt;contributors&gt;&lt;authors&gt;&lt;author&gt;Devlin, J.&lt;/author&gt;&lt;author&gt;Chang, M. W.&lt;/author&gt;&lt;author&gt;Lee, K.&lt;/author&gt;&lt;author&gt;Toutanova, K.&lt;/author&gt;&lt;/authors&gt;&lt;/contributors&gt;&lt;titles&gt;&lt;title&gt;BERT: Pre-training of Deep Bidirectional Transformers for Language Understanding&lt;/title&gt;&lt;/titles&gt;&lt;dates&gt;&lt;year&gt;2018&lt;/year&gt;&lt;/dates&gt;&lt;urls&gt;&lt;/urls&gt;&lt;/record&gt;&lt;/Cite&gt;&lt;/EndNote&gt;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[17]</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XGBoost </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&lt;EndNote&gt;&lt;Cite&gt;&lt;Author&gt;Bai&lt;/Author&gt;&lt;Year&gt;2021&lt;/Year&gt;&lt;RecNum&gt;8&lt;/RecNum&gt;&lt;DisplayText&gt;&lt;style face="superscript"&gt;[18]&lt;/style&gt;&lt;/DisplayText&gt;&lt;record&gt;&lt;rec-number&gt;8&lt;/rec-number&gt;&lt;foreign-keys&gt;&lt;key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[18]</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etc. to predict taste</w:t>
      </w:r>
      <w:r w:rsidR="006B6D15">
        <w:rPr>
          <w:rFonts w:ascii="Times New Roman" w:hAnsi="Times New Roman" w:cs="Times New Roman"/>
          <w:sz w:val="24"/>
          <w:szCs w:val="24"/>
        </w:rPr>
        <w:t xml:space="preserve"> like </w:t>
      </w:r>
      <w:r w:rsidRPr="004B742B">
        <w:rPr>
          <w:rFonts w:ascii="Times New Roman" w:hAnsi="Times New Roman" w:cs="Times New Roman"/>
          <w:sz w:val="24"/>
          <w:szCs w:val="24"/>
        </w:rPr>
        <w:t xml:space="preserve">BERT4Bitter </w:t>
      </w:r>
      <w:r w:rsidR="002121E6" w:rsidRPr="004B742B">
        <w:rPr>
          <w:rFonts w:ascii="Times New Roman" w:hAnsi="Times New Roman" w:cs="Times New Roman"/>
          <w:sz w:val="24"/>
          <w:szCs w:val="24"/>
        </w:rPr>
        <w:fldChar w:fldCharType="begin"/>
      </w:r>
      <w:r w:rsidR="002121E6" w:rsidRPr="004B742B">
        <w:rPr>
          <w:rFonts w:ascii="Times New Roman" w:hAnsi="Times New Roman" w:cs="Times New Roman"/>
          <w:sz w:val="24"/>
          <w:szCs w:val="24"/>
        </w:rPr>
        <w:instrText xml:space="preserve"> ADDIN EN.CITE &lt;EndNote&gt;&lt;Cite&gt;&lt;Author&gt;Charoenkwan&lt;/Author&gt;&lt;Year&gt;2021&lt;/Year&gt;&lt;RecNum&gt;10&lt;/RecNum&gt;&lt;DisplayText&gt;&lt;style face="superscript"&gt;[19]&lt;/style&gt;&lt;/DisplayText&gt;&lt;record&gt;&lt;rec-number&gt;10&lt;/rec-number&gt;&lt;foreign-keys&gt;&lt;key app="EN" db-id="v0tf2pwsfrdraqexxvxxpwafted9zs905avr" timestamp="1635161160"&gt;10&lt;/key&gt;&lt;/foreign-keys&gt;&lt;ref-type name="Journal Article"&gt;17&lt;/ref-type&gt;&lt;contributors&gt;&lt;authors&gt;&lt;author&gt;Charoenkwan, Phasit&lt;/author&gt;&lt;author&gt;Nantasenamat, Chanin&lt;/author&gt;&lt;author&gt;Hasan, Md Mehedi&lt;/author&gt;&lt;author&gt;Manavalan, Balachandran&lt;/author&gt;&lt;author&gt;Shoombuatong, Watshara&lt;/author&gt;&lt;/authors&gt;&lt;/contributors&gt;&lt;titles&gt;&lt;title&gt;BERT4Bitter: a bidirectional encoder representations from transformers (BERT)-based model for improving the prediction of bitter peptides&lt;/title&gt;&lt;secondary-title&gt;Bioinformatics&lt;/secondary-title&gt;&lt;/titles&gt;&lt;periodical&gt;&lt;full-title&gt;Bioinformatics&lt;/full-title&gt;&lt;/periodical&gt;&lt;pages&gt;2556-2562&lt;/pages&gt;&lt;volume&gt;37&lt;/volume&gt;&lt;number&gt;17&lt;/number&gt;&lt;dates&gt;&lt;year&gt;2021&lt;/year&gt;&lt;/dates&gt;&lt;isbn&gt;1367-4803&lt;/isbn&gt;&lt;urls&gt;&lt;related-urls&gt;&lt;url&gt;https://doi.org/10.1093/bioinformatics/btab133&lt;/url&gt;&lt;/related-urls&gt;&lt;/urls&gt;&lt;electronic-resource-num&gt;10.1093/bioinformatics/btab133&lt;/electronic-resource-num&gt;&lt;access-date&gt;10/25/2021&lt;/access-date&gt;&lt;/record&gt;&lt;/Cite&gt;&lt;/EndNote&gt;</w:instrText>
      </w:r>
      <w:r w:rsidR="002121E6" w:rsidRPr="004B742B">
        <w:rPr>
          <w:rFonts w:ascii="Times New Roman" w:hAnsi="Times New Roman" w:cs="Times New Roman"/>
          <w:sz w:val="24"/>
          <w:szCs w:val="24"/>
        </w:rPr>
        <w:fldChar w:fldCharType="separate"/>
      </w:r>
      <w:r w:rsidR="002121E6" w:rsidRPr="004B742B">
        <w:rPr>
          <w:rFonts w:ascii="Times New Roman" w:hAnsi="Times New Roman" w:cs="Times New Roman"/>
          <w:noProof/>
          <w:sz w:val="24"/>
          <w:szCs w:val="24"/>
          <w:vertAlign w:val="superscript"/>
        </w:rPr>
        <w:t>[19]</w:t>
      </w:r>
      <w:r w:rsidR="002121E6" w:rsidRPr="004B742B">
        <w:rPr>
          <w:rFonts w:ascii="Times New Roman" w:hAnsi="Times New Roman" w:cs="Times New Roman"/>
          <w:sz w:val="24"/>
          <w:szCs w:val="24"/>
        </w:rPr>
        <w:fldChar w:fldCharType="end"/>
      </w:r>
      <w:r w:rsidRPr="004B742B">
        <w:rPr>
          <w:rFonts w:ascii="Times New Roman" w:hAnsi="Times New Roman" w:cs="Times New Roman"/>
          <w:sz w:val="24"/>
          <w:szCs w:val="24"/>
        </w:rPr>
        <w:t>, etc</w:t>
      </w:r>
      <w:r w:rsidR="006B6D15">
        <w:rPr>
          <w:rFonts w:ascii="Times New Roman" w:hAnsi="Times New Roman" w:cs="Times New Roman"/>
          <w:sz w:val="24"/>
          <w:szCs w:val="24"/>
        </w:rPr>
        <w:t>., which</w:t>
      </w:r>
      <w:r w:rsidR="005371D5" w:rsidRPr="004B742B">
        <w:rPr>
          <w:rFonts w:ascii="Times New Roman" w:hAnsi="Times New Roman" w:cs="Times New Roman"/>
          <w:sz w:val="24"/>
          <w:szCs w:val="24"/>
        </w:rPr>
        <w:t xml:space="preserve"> </w:t>
      </w:r>
      <w:r w:rsidR="00E94E2E">
        <w:rPr>
          <w:rFonts w:ascii="Times New Roman" w:hAnsi="Times New Roman" w:cs="Times New Roman"/>
          <w:sz w:val="24"/>
          <w:szCs w:val="24"/>
        </w:rPr>
        <w:t>is</w:t>
      </w:r>
      <w:r w:rsidR="005371D5" w:rsidRPr="004B742B">
        <w:rPr>
          <w:rFonts w:ascii="Times New Roman" w:hAnsi="Times New Roman" w:cs="Times New Roman"/>
          <w:sz w:val="24"/>
          <w:szCs w:val="24"/>
        </w:rPr>
        <w:t xml:space="preserve"> unfavorable for the exploration of the taste </w:t>
      </w:r>
      <w:r w:rsidR="006B6D15">
        <w:rPr>
          <w:rFonts w:ascii="Times New Roman" w:hAnsi="Times New Roman" w:cs="Times New Roman"/>
          <w:sz w:val="24"/>
          <w:szCs w:val="24"/>
        </w:rPr>
        <w:t>regularity</w:t>
      </w:r>
      <w:r w:rsidR="005371D5" w:rsidRPr="004B742B">
        <w:rPr>
          <w:rFonts w:ascii="Times New Roman" w:hAnsi="Times New Roman" w:cs="Times New Roman"/>
          <w:sz w:val="24"/>
          <w:szCs w:val="24"/>
        </w:rPr>
        <w:t xml:space="preserve"> of peptides.</w:t>
      </w:r>
      <w:r w:rsidRPr="004B742B">
        <w:rPr>
          <w:rFonts w:ascii="Times New Roman" w:hAnsi="Times New Roman" w:cs="Times New Roman"/>
          <w:sz w:val="24"/>
          <w:szCs w:val="24"/>
        </w:rPr>
        <w:t xml:space="preserve"> Therefore, it is necessary to </w:t>
      </w:r>
      <w:r w:rsidR="00705186" w:rsidRPr="004B742B">
        <w:rPr>
          <w:rFonts w:ascii="Times New Roman" w:hAnsi="Times New Roman" w:cs="Times New Roman"/>
          <w:sz w:val="24"/>
          <w:szCs w:val="24"/>
        </w:rPr>
        <w:t>build</w:t>
      </w:r>
      <w:r w:rsidRPr="004B742B">
        <w:rPr>
          <w:rFonts w:ascii="Times New Roman" w:hAnsi="Times New Roman" w:cs="Times New Roman"/>
          <w:sz w:val="24"/>
          <w:szCs w:val="24"/>
        </w:rPr>
        <w:t xml:space="preserve"> a QSAR model with excellent performance and model interpretability</w:t>
      </w:r>
      <w:r w:rsidR="006B6D15">
        <w:rPr>
          <w:rFonts w:ascii="Times New Roman" w:hAnsi="Times New Roman" w:cs="Times New Roman"/>
          <w:sz w:val="24"/>
          <w:szCs w:val="24"/>
        </w:rPr>
        <w:t xml:space="preserve"> to deal with the</w:t>
      </w:r>
      <w:r w:rsidR="00E94E2E">
        <w:rPr>
          <w:rFonts w:ascii="Times New Roman" w:hAnsi="Times New Roman" w:cs="Times New Roman"/>
          <w:sz w:val="24"/>
          <w:szCs w:val="24"/>
        </w:rPr>
        <w:t>se problems</w:t>
      </w:r>
      <w:r w:rsidRPr="004B742B">
        <w:rPr>
          <w:rFonts w:ascii="Times New Roman" w:hAnsi="Times New Roman" w:cs="Times New Roman"/>
          <w:sz w:val="24"/>
          <w:szCs w:val="24"/>
        </w:rPr>
        <w:t>.</w:t>
      </w:r>
    </w:p>
    <w:p w14:paraId="1A13B1BC" w14:textId="34E0A166" w:rsidR="00EC1236" w:rsidRPr="004B742B" w:rsidRDefault="005371D5"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764E8A" w:rsidRPr="004B742B">
        <w:rPr>
          <w:rFonts w:ascii="Times New Roman" w:hAnsi="Times New Roman" w:cs="Times New Roman"/>
          <w:sz w:val="24"/>
          <w:szCs w:val="24"/>
        </w:rPr>
        <w:t xml:space="preserve">So far, most of the model research is still in the </w:t>
      </w:r>
      <w:r w:rsidR="00E94E2E">
        <w:rPr>
          <w:rFonts w:ascii="Times New Roman" w:hAnsi="Times New Roman" w:cs="Times New Roman"/>
          <w:sz w:val="24"/>
          <w:szCs w:val="24"/>
        </w:rPr>
        <w:t xml:space="preserve">stage of </w:t>
      </w:r>
      <w:r w:rsidR="00764E8A" w:rsidRPr="004B742B">
        <w:rPr>
          <w:rFonts w:ascii="Times New Roman" w:hAnsi="Times New Roman" w:cs="Times New Roman"/>
          <w:sz w:val="24"/>
          <w:szCs w:val="24"/>
        </w:rPr>
        <w:t>method releas</w:t>
      </w:r>
      <w:r w:rsidR="00E94E2E">
        <w:rPr>
          <w:rFonts w:ascii="Times New Roman" w:hAnsi="Times New Roman" w:cs="Times New Roman"/>
          <w:sz w:val="24"/>
          <w:szCs w:val="24"/>
        </w:rPr>
        <w:t>ing</w:t>
      </w:r>
      <w:r w:rsidR="00764E8A" w:rsidRPr="004B742B">
        <w:rPr>
          <w:rFonts w:ascii="Times New Roman" w:hAnsi="Times New Roman" w:cs="Times New Roman"/>
          <w:sz w:val="24"/>
          <w:szCs w:val="24"/>
        </w:rPr>
        <w:t xml:space="preserve">, </w:t>
      </w:r>
      <w:r w:rsidR="00E94E2E">
        <w:rPr>
          <w:rFonts w:ascii="Times New Roman" w:hAnsi="Times New Roman" w:cs="Times New Roman"/>
          <w:sz w:val="24"/>
          <w:szCs w:val="24"/>
        </w:rPr>
        <w:t xml:space="preserve">which </w:t>
      </w:r>
      <w:r w:rsidR="00764E8A" w:rsidRPr="004B742B">
        <w:rPr>
          <w:rFonts w:ascii="Times New Roman" w:hAnsi="Times New Roman" w:cs="Times New Roman"/>
          <w:sz w:val="24"/>
          <w:szCs w:val="24"/>
        </w:rPr>
        <w:t xml:space="preserve">only </w:t>
      </w:r>
      <w:r w:rsidR="00E94E2E">
        <w:rPr>
          <w:rFonts w:ascii="Times New Roman" w:hAnsi="Times New Roman" w:cs="Times New Roman"/>
          <w:sz w:val="24"/>
          <w:szCs w:val="24"/>
        </w:rPr>
        <w:t>contains</w:t>
      </w:r>
      <w:r w:rsidR="002057FD" w:rsidRPr="004B742B">
        <w:rPr>
          <w:rFonts w:ascii="Times New Roman" w:hAnsi="Times New Roman" w:cs="Times New Roman"/>
          <w:sz w:val="24"/>
          <w:szCs w:val="24"/>
        </w:rPr>
        <w:t xml:space="preserve"> </w:t>
      </w:r>
      <w:r w:rsidR="00323FC8">
        <w:rPr>
          <w:rFonts w:ascii="Times New Roman" w:hAnsi="Times New Roman" w:cs="Times New Roman"/>
          <w:sz w:val="24"/>
          <w:szCs w:val="24"/>
        </w:rPr>
        <w:t xml:space="preserve">the </w:t>
      </w:r>
      <w:r w:rsidR="002057FD" w:rsidRPr="004B742B">
        <w:rPr>
          <w:rFonts w:ascii="Times New Roman" w:hAnsi="Times New Roman" w:cs="Times New Roman"/>
          <w:sz w:val="24"/>
          <w:szCs w:val="24"/>
        </w:rPr>
        <w:t xml:space="preserve">introduction </w:t>
      </w:r>
      <w:r w:rsidR="00764E8A" w:rsidRPr="004B742B">
        <w:rPr>
          <w:rFonts w:ascii="Times New Roman" w:hAnsi="Times New Roman" w:cs="Times New Roman"/>
          <w:sz w:val="24"/>
          <w:szCs w:val="24"/>
        </w:rPr>
        <w:t xml:space="preserve">and </w:t>
      </w:r>
      <w:r w:rsidR="002057FD" w:rsidRPr="004B742B">
        <w:rPr>
          <w:rFonts w:ascii="Times New Roman" w:hAnsi="Times New Roman" w:cs="Times New Roman"/>
          <w:sz w:val="24"/>
          <w:szCs w:val="24"/>
        </w:rPr>
        <w:t xml:space="preserve">description </w:t>
      </w:r>
      <w:r w:rsidR="00764E8A" w:rsidRPr="004B742B">
        <w:rPr>
          <w:rFonts w:ascii="Times New Roman" w:hAnsi="Times New Roman" w:cs="Times New Roman"/>
          <w:sz w:val="24"/>
          <w:szCs w:val="24"/>
        </w:rPr>
        <w:t xml:space="preserve">of the model construction method. </w:t>
      </w:r>
      <w:bookmarkStart w:id="12" w:name="OLE_LINK14"/>
      <w:r w:rsidR="00323FC8">
        <w:rPr>
          <w:rFonts w:ascii="Times New Roman" w:hAnsi="Times New Roman" w:cs="Times New Roman"/>
          <w:sz w:val="24"/>
          <w:szCs w:val="24"/>
        </w:rPr>
        <w:t>None of these studies</w:t>
      </w:r>
      <w:r w:rsidR="009C3DC6">
        <w:rPr>
          <w:rFonts w:ascii="Times New Roman" w:hAnsi="Times New Roman" w:cs="Times New Roman"/>
          <w:sz w:val="24"/>
          <w:szCs w:val="24"/>
        </w:rPr>
        <w:t xml:space="preserve"> have</w:t>
      </w:r>
      <w:r w:rsidR="00764E8A" w:rsidRPr="004B742B">
        <w:rPr>
          <w:rFonts w:ascii="Times New Roman" w:hAnsi="Times New Roman" w:cs="Times New Roman"/>
          <w:sz w:val="24"/>
          <w:szCs w:val="24"/>
        </w:rPr>
        <w:t xml:space="preserve"> </w:t>
      </w:r>
      <w:r w:rsidR="009C3DC6">
        <w:rPr>
          <w:rFonts w:ascii="Times New Roman" w:hAnsi="Times New Roman" w:cs="Times New Roman"/>
          <w:sz w:val="24"/>
          <w:szCs w:val="24"/>
        </w:rPr>
        <w:t>finished the encapsulation of the code</w:t>
      </w:r>
      <w:r w:rsidR="00764E8A" w:rsidRPr="004B742B">
        <w:rPr>
          <w:rFonts w:ascii="Times New Roman" w:hAnsi="Times New Roman" w:cs="Times New Roman"/>
          <w:sz w:val="24"/>
          <w:szCs w:val="24"/>
        </w:rPr>
        <w:t>, methods, or functions of the model to a certain extent for release</w:t>
      </w:r>
      <w:bookmarkStart w:id="13" w:name="OLE_LINK16"/>
      <w:r w:rsidR="00764E8A" w:rsidRPr="004B742B">
        <w:rPr>
          <w:rFonts w:ascii="Times New Roman" w:hAnsi="Times New Roman" w:cs="Times New Roman"/>
          <w:sz w:val="24"/>
          <w:szCs w:val="24"/>
        </w:rPr>
        <w:t>.</w:t>
      </w:r>
      <w:bookmarkEnd w:id="12"/>
      <w:r w:rsidR="00764E8A" w:rsidRPr="004B742B">
        <w:rPr>
          <w:rFonts w:ascii="Times New Roman" w:hAnsi="Times New Roman" w:cs="Times New Roman"/>
          <w:sz w:val="24"/>
          <w:szCs w:val="24"/>
        </w:rPr>
        <w:t xml:space="preserve"> </w:t>
      </w:r>
      <w:bookmarkStart w:id="14" w:name="OLE_LINK15"/>
      <w:r w:rsidR="00EC1236" w:rsidRPr="004B742B">
        <w:rPr>
          <w:rFonts w:ascii="Times New Roman" w:hAnsi="Times New Roman" w:cs="Times New Roman"/>
          <w:sz w:val="24"/>
          <w:szCs w:val="24"/>
        </w:rPr>
        <w:t xml:space="preserve">Fortunately, there </w:t>
      </w:r>
      <w:r w:rsidR="009C3DC6">
        <w:rPr>
          <w:rFonts w:ascii="Times New Roman" w:hAnsi="Times New Roman" w:cs="Times New Roman"/>
          <w:sz w:val="24"/>
          <w:szCs w:val="24"/>
        </w:rPr>
        <w:t>are</w:t>
      </w:r>
      <w:r w:rsidR="00EC1236" w:rsidRPr="004B742B">
        <w:rPr>
          <w:rFonts w:ascii="Times New Roman" w:hAnsi="Times New Roman" w:cs="Times New Roman"/>
          <w:sz w:val="24"/>
          <w:szCs w:val="24"/>
        </w:rPr>
        <w:t xml:space="preserve"> still few studies </w:t>
      </w:r>
      <w:r w:rsidR="00B10E36">
        <w:rPr>
          <w:rFonts w:ascii="Times New Roman" w:hAnsi="Times New Roman" w:cs="Times New Roman"/>
          <w:sz w:val="24"/>
          <w:szCs w:val="24"/>
        </w:rPr>
        <w:t>published in the area of</w:t>
      </w:r>
      <w:r w:rsidR="00EC1236" w:rsidRPr="004B742B">
        <w:rPr>
          <w:rFonts w:ascii="Times New Roman" w:hAnsi="Times New Roman" w:cs="Times New Roman"/>
          <w:sz w:val="24"/>
          <w:szCs w:val="24"/>
        </w:rPr>
        <w:t xml:space="preserve"> database construction</w:t>
      </w:r>
      <w:bookmarkEnd w:id="14"/>
      <w:r w:rsidR="00EC1236" w:rsidRPr="004B742B">
        <w:rPr>
          <w:rFonts w:ascii="Times New Roman" w:hAnsi="Times New Roman" w:cs="Times New Roman"/>
          <w:sz w:val="24"/>
          <w:szCs w:val="24"/>
        </w:rPr>
        <w:t xml:space="preserve"> (such as BIOPEP</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&lt;EndNote&gt;&lt;Cite&gt;&lt;Author&gt;Iwaniak&lt;/Author&gt;&lt;Year&gt;2016&lt;/Year&gt;&lt;RecNum&gt;4&lt;/RecNum&gt;&lt;DisplayText&gt;&lt;style face="superscript"&gt;[20]&lt;/style&gt;&lt;/DisplayText&gt;&lt;record&gt;&lt;rec-number&gt;4&lt;/rec-number&gt;&lt;foreign-keys&gt;&lt;key app="EN" db-id="v0tf2pwsfrdraqexxvxxpwafted9zs905avr" timestamp="1635159203"&gt;4&lt;/key&gt;&lt;/foreign-keys&gt;&lt;ref-type name="Journal Article"&gt;17&lt;/ref-type&gt;&lt;contributors&gt;&lt;authors&gt;&lt;author&gt;Iwaniak, A.&lt;/author&gt;&lt;author&gt;Minkiewicz, P.&lt;/author&gt;&lt;author&gt;Darewicz, M.&lt;/author&gt;&lt;author&gt;Sieniawski, K.&lt;/author&gt;&lt;author&gt;Starowicz, P.&lt;/author&gt;&lt;/authors&gt;&lt;/contributors&gt;&lt;titles&gt;&lt;title&gt;BIOPEP database of sensory peptides and amino acids&lt;/title&gt;&lt;secondary-title&gt;Food Research International&lt;/secondary-title&gt;&lt;/titles&gt;&lt;periodical&gt;&lt;full-title&gt;Food Research International&lt;/full-title&gt;&lt;/periodical&gt;&lt;pages&gt;155-161&lt;/pages&gt;&lt;volume&gt;85&lt;/volume&gt;&lt;dates&gt;&lt;year&gt;2016&lt;/year&gt;&lt;pub-dates&gt;&lt;date&gt;Jul&lt;/date&gt;&lt;/pub-dates&gt;&lt;/dates&gt;&lt;isbn&gt;0963-9969&lt;/isbn&gt;&lt;accession-num&gt;WOS:000379634300018&lt;/accession-num&gt;&lt;urls&gt;&lt;related-urls&gt;&lt;url&gt;&amp;lt;Go to ISI&amp;gt;://WOS:000379634300018&lt;/url&gt;&lt;/related-urls&gt;&lt;/urls&gt;&lt;electronic-resource-num&gt;10.1016/j.foodres.2016.04.031&lt;/electronic-resource-num&gt;&lt;/record&gt;&lt;/Cite&gt;&lt;/EndNote&gt;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[20]</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 AroCageDB</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&lt;EndNote&gt;&lt;Cite&gt;&lt;Author&gt;Lo&lt;/Author&gt;&lt;Year&gt;2018&lt;/Year&gt;&lt;RecNum&gt;38&lt;/RecNum&gt;&lt;DisplayText&gt;&lt;style face="superscript"&gt;[7]&lt;/style&gt;&lt;/DisplayText&gt;&lt;record&gt;&lt;rec-number&gt;38&lt;/rec-number&gt;&lt;foreign-keys&gt;&lt;key app="EN" db-id="d92fa20fp0w0fpedxt1xtfxdz529zfra0std" timestamp="1637502355"&gt;38&lt;/key&gt;&lt;/foreign-keys&gt;&lt;ref-type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[7]</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 Toxindb</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&lt;EndNote&gt;&lt;Cite&gt;&lt;Author&gt;Zhang&lt;/Author&gt;&lt;Year&gt;2021&lt;/Year&gt;&lt;RecNum&gt;29&lt;/RecNum&gt;&lt;DisplayText&gt;&lt;style face="superscript"&gt;[21]&lt;/style&gt;&lt;/DisplayText&gt;&lt;record&gt;&lt;rec-number&gt;29&lt;/rec-number&gt;&lt;foreign-keys&gt;&lt;key app="EN" db-id="d92fa20fp0w0fpedxt1xtfxdz529zfra0std" timestamp="1635688552"&gt;29&lt;/key&gt;&lt;/foreign-keys&gt;&lt;ref-type name="Journal Article"&gt;17&lt;/ref-type&gt;&lt;contributors&gt;&lt;authors&gt;&lt;author&gt;Zhang, Dachuan&lt;/author&gt;&lt;author&gt;Tian, Ye&lt;/author&gt;&lt;author&gt;Tian, Yu&lt;/author&gt;&lt;author&gt;Xing, Huadong&lt;/author&gt;&lt;author&gt;Liu, Sheng&lt;/author&gt;&lt;author&gt;Zhang, Haoyang&lt;/author&gt;&lt;author&gt;Ding, Shaozhen&lt;/author&gt;&lt;author&gt;Cai, Pengli&lt;/author&gt;&lt;author&gt;Sun, Dandan&lt;/author&gt;&lt;author&gt;Zhang, Tong&lt;/author&gt;&lt;author&gt;Hong, Yanhong&lt;/author&gt;&lt;author&gt;Dai, Hongkun&lt;/author&gt;&lt;author&gt;Tu, Weizhong&lt;/author&gt;&lt;author&gt;Chen, Junni&lt;/author&gt;&lt;author&gt;Wu, Aibo&lt;/author&gt;&lt;author&gt;Hu, Qian-Nan&lt;/author&gt;&lt;/authors&gt;&lt;/contributors&gt;&lt;titles&gt;&lt;title&gt;A data-driven integrative platform for computational prediction of toxin biotransformation with a case study&lt;/title&gt;&lt;secondary-title&gt;Journal of Hazardous Materials&lt;/secondary-title&gt;&lt;/titles&gt;&lt;periodical&gt;&lt;full-title&gt;Journal of Hazardous Materials&lt;/full-title&gt;&lt;/periodical&gt;&lt;pages&gt;124810&lt;/pages&gt;&lt;volume&gt;408&lt;/volume&gt;&lt;keywords&gt;&lt;keyword&gt;Metabolites&lt;/keyword&gt;&lt;keyword&gt;Bioinformatics&lt;/keyword&gt;&lt;keyword&gt;Cheminformatics&lt;/keyword&gt;&lt;keyword&gt;Systems biology&lt;/keyword&gt;&lt;keyword&gt;Synthesis biology&lt;/keyword&gt;&lt;/keywords&gt;&lt;dates&gt;&lt;year&gt;2021&lt;/year&gt;&lt;pub-dates&gt;&lt;date&gt;2021/04/15/&lt;/date&gt;&lt;/pub-dates&gt;&lt;/dates&gt;&lt;isbn&gt;0304-3894&lt;/isbn&gt;&lt;urls&gt;&lt;related-urls&gt;&lt;url&gt;https://www.sciencedirect.com/science/article/pii/S0304389420328016&lt;/url&gt;&lt;/related-urls&gt;&lt;/urls&gt;&lt;electronic-resource-num&gt;https://doi.org/10.1016/j.jhazmat.2020.124810&lt;/electronic-resource-num&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[21]</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 xml:space="preserve">), </w:t>
      </w:r>
      <w:r w:rsidR="00EC1236" w:rsidRPr="004B742B">
        <w:rPr>
          <w:rFonts w:ascii="Times New Roman" w:hAnsi="Times New Roman" w:cs="Times New Roman"/>
          <w:sz w:val="24"/>
          <w:szCs w:val="24"/>
        </w:rPr>
        <w:lastRenderedPageBreak/>
        <w:t>web prediction services (</w:t>
      </w:r>
      <w:r w:rsidR="00B10E36">
        <w:rPr>
          <w:rFonts w:ascii="Times New Roman" w:hAnsi="Times New Roman" w:cs="Times New Roman"/>
          <w:sz w:val="24"/>
          <w:szCs w:val="24"/>
        </w:rPr>
        <w:t>for example</w:t>
      </w:r>
      <w:r w:rsidR="00EC1236" w:rsidRPr="004B742B">
        <w:rPr>
          <w:rFonts w:ascii="Times New Roman" w:hAnsi="Times New Roman" w:cs="Times New Roman"/>
          <w:sz w:val="24"/>
          <w:szCs w:val="24"/>
        </w:rPr>
        <w:t xml:space="preserve"> VirtualTaste</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&lt;EndNote&gt;&lt;Cite&gt;&lt;Author&gt;Fritz&lt;/Author&gt;&lt;Year&gt;2021&lt;/Year&gt;&lt;RecNum&gt;2&lt;/RecNum&gt;&lt;DisplayText&gt;&lt;style face="superscript"&gt;[16]&lt;/style&gt;&lt;/DisplayText&gt;&lt;record&gt;&lt;rec-number&gt;2&lt;/rec-number&gt;&lt;foreign-keys&gt;&lt;key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[16]</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w:t>
      </w:r>
      <w:r w:rsidR="00B10E36">
        <w:rPr>
          <w:rFonts w:ascii="Times New Roman" w:hAnsi="Times New Roman" w:cs="Times New Roman"/>
          <w:sz w:val="24"/>
          <w:szCs w:val="24"/>
        </w:rPr>
        <w:t xml:space="preserve"> and </w:t>
      </w:r>
      <w:r w:rsidR="00EC1236" w:rsidRPr="004B742B">
        <w:rPr>
          <w:rFonts w:ascii="Times New Roman" w:hAnsi="Times New Roman" w:cs="Times New Roman"/>
          <w:sz w:val="24"/>
          <w:szCs w:val="24"/>
        </w:rPr>
        <w:t>software</w:t>
      </w:r>
      <w:r w:rsidR="00B10E36" w:rsidRPr="00B10E36">
        <w:rPr>
          <w:rFonts w:ascii="Times New Roman" w:hAnsi="Times New Roman" w:cs="Times New Roman"/>
          <w:color w:val="FF0000"/>
          <w:sz w:val="24"/>
          <w:szCs w:val="24"/>
        </w:rPr>
        <w:t xml:space="preserve"> </w:t>
      </w:r>
      <w:del w:id="15" w:author="崔 智勇" w:date="2021-12-17T20:39:00Z">
        <w:r w:rsidR="00B10E36" w:rsidRPr="00186979" w:rsidDel="00356212">
          <w:rPr>
            <w:rFonts w:ascii="Times New Roman" w:hAnsi="Times New Roman" w:cs="Times New Roman" w:hint="eastAsia"/>
            <w:sz w:val="24"/>
            <w:szCs w:val="24"/>
          </w:rPr>
          <w:delText>xx</w:delText>
        </w:r>
      </w:del>
      <w:ins w:id="16" w:author="崔 智勇" w:date="2021-12-17T20:39:00Z">
        <w:r w:rsidR="00356212" w:rsidRPr="00186979">
          <w:rPr>
            <w:rFonts w:ascii="Times New Roman" w:hAnsi="Times New Roman" w:cs="Times New Roman" w:hint="eastAsia"/>
            <w:sz w:val="24"/>
            <w:szCs w:val="24"/>
          </w:rPr>
          <w:t>package</w:t>
        </w:r>
      </w:ins>
      <w:r w:rsidR="00EC1236" w:rsidRPr="004B742B">
        <w:rPr>
          <w:rFonts w:ascii="Times New Roman" w:hAnsi="Times New Roman" w:cs="Times New Roman"/>
          <w:sz w:val="24"/>
          <w:szCs w:val="24"/>
        </w:rPr>
        <w:t xml:space="preserve"> (e-Bitter</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&lt;EndNote&gt;&lt;Cite&gt;&lt;Author&gt;Zheng&lt;/Author&gt;&lt;Year&gt;2018&lt;/Year&gt;&lt;RecNum&gt;31&lt;/RecNum&gt;&lt;DisplayText&gt;&lt;style face="superscript"&gt;[22]&lt;/style&gt;&lt;/DisplayText&gt;&lt;record&gt;&lt;rec-number&gt;31&lt;/rec-number&gt;&lt;foreign-keys&gt;&lt;key app="EN" db-id="d92fa20fp0w0fpedxt1xtfxdz529zfra0std" timestamp="1637497244"&gt;31&lt;/key&gt;&lt;/foreign-keys&gt;&lt;ref-type name="Journal Article"&gt;17&lt;/ref-type&gt;&lt;contributors&gt;&lt;authors&gt;&lt;author&gt;Zheng,Suqing&lt;/author&gt;&lt;author&gt;Jiang,Mengying&lt;/author&gt;&lt;author&gt;Zhao,Chengwei&lt;/author&gt;&lt;author&gt;Zhu,Rui&lt;/author&gt;&lt;author&gt;Hu,Zhicheng&lt;/author&gt;&lt;author&gt;Xu,Yong&lt;/author&gt;&lt;author&gt;Lin,Fu&lt;/author&gt;&lt;/authors&gt;&lt;/contributors&gt;&lt;titles&gt;&lt;title&gt;e-Bitter: Bitterant Prediction by the Consensus Voting From the Machine-Learning Methods&lt;/title&gt;&lt;secondary-title&gt;Frontiers in Chemistry&lt;/secondary-title&gt;&lt;short-title&gt;e-Bitter: Bitterant Prediction by the Consensus Voting From the Machine-learning Methods&lt;/short-title&gt;&lt;/titles&gt;&lt;periodical&gt;&lt;full-title&gt;Frontiers in Chemistry&lt;/full-title&gt;&lt;/periodical&gt;&lt;volume&gt;6&lt;/volume&gt;&lt;number&gt;82&lt;/number&gt;&lt;keywords&gt;&lt;keyword&gt;QSAR,Bitter taste,bitterant prediction,Classification,machine learning,Taste prediction&lt;/keyword&gt;&lt;/keywords&gt;&lt;dates&gt;&lt;year&gt;2018&lt;/year&gt;&lt;pub-dates&gt;&lt;date&gt;2018-March-29&lt;/date&gt;&lt;/pub-dates&gt;&lt;/dates&gt;&lt;isbn&gt;2296-2646&lt;/isbn&gt;&lt;work-type&gt;Original Research&lt;/work-type&gt;&lt;urls&gt;&lt;related-urls&gt;&lt;url&gt;https://www.frontiersin.org/article/10.3389/fchem.2018.00082&lt;/url&gt;&lt;/related-urls&gt;&lt;/urls&gt;&lt;electronic-resource-num&gt;10.3389/fchem.2018.00082&lt;/electronic-resource-num&gt;&lt;language&gt;English&lt;/language&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[22]</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 xml:space="preserve">, CBDPS 1.0 </w:t>
      </w:r>
      <w:r w:rsidR="002057FD" w:rsidRPr="004B742B">
        <w:rPr>
          <w:rFonts w:ascii="Times New Roman" w:hAnsi="Times New Roman" w:cs="Times New Roman"/>
          <w:sz w:val="24"/>
          <w:szCs w:val="24"/>
        </w:rPr>
        <w:fldChar w:fldCharType="begin"/>
      </w:r>
      <w:r w:rsidR="002057FD" w:rsidRPr="004B742B">
        <w:rPr>
          <w:rFonts w:ascii="Times New Roman" w:hAnsi="Times New Roman" w:cs="Times New Roman"/>
          <w:sz w:val="24"/>
          <w:szCs w:val="24"/>
        </w:rPr>
        <w:instrText xml:space="preserve"> ADDIN EN.CITE &lt;EndNote&gt;&lt;Cite&gt;&lt;Author&gt;Bai&lt;/Author&gt;&lt;Year&gt;2021&lt;/Year&gt;&lt;RecNum&gt;8&lt;/RecNum&gt;&lt;DisplayText&gt;&lt;style face="superscript"&gt;[18]&lt;/style&gt;&lt;/DisplayText&gt;&lt;record&gt;&lt;rec-number&gt;8&lt;/rec-number&gt;&lt;foreign-keys&gt;&lt;key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2057FD" w:rsidRPr="004B742B">
        <w:rPr>
          <w:rFonts w:ascii="Times New Roman" w:hAnsi="Times New Roman" w:cs="Times New Roman"/>
          <w:sz w:val="24"/>
          <w:szCs w:val="24"/>
        </w:rPr>
        <w:fldChar w:fldCharType="separate"/>
      </w:r>
      <w:r w:rsidR="002057FD" w:rsidRPr="004B742B">
        <w:rPr>
          <w:rFonts w:ascii="Times New Roman" w:hAnsi="Times New Roman" w:cs="Times New Roman"/>
          <w:noProof/>
          <w:sz w:val="24"/>
          <w:szCs w:val="24"/>
          <w:vertAlign w:val="superscript"/>
        </w:rPr>
        <w:t>[18]</w:t>
      </w:r>
      <w:r w:rsidR="002057FD" w:rsidRPr="004B742B">
        <w:rPr>
          <w:rFonts w:ascii="Times New Roman" w:hAnsi="Times New Roman" w:cs="Times New Roman"/>
          <w:sz w:val="24"/>
          <w:szCs w:val="24"/>
        </w:rPr>
        <w:fldChar w:fldCharType="end"/>
      </w:r>
      <w:r w:rsidR="00EC1236" w:rsidRPr="004B742B">
        <w:rPr>
          <w:rFonts w:ascii="Times New Roman" w:hAnsi="Times New Roman" w:cs="Times New Roman"/>
          <w:sz w:val="24"/>
          <w:szCs w:val="24"/>
        </w:rPr>
        <w:t>)</w:t>
      </w:r>
      <w:r w:rsidR="00B10E36">
        <w:rPr>
          <w:rFonts w:ascii="Times New Roman" w:hAnsi="Times New Roman" w:cs="Times New Roman"/>
          <w:sz w:val="24"/>
          <w:szCs w:val="24"/>
        </w:rPr>
        <w:t xml:space="preserve">, which </w:t>
      </w:r>
      <w:r w:rsidR="00EC1236" w:rsidRPr="004B742B">
        <w:rPr>
          <w:rFonts w:ascii="Times New Roman" w:hAnsi="Times New Roman" w:cs="Times New Roman"/>
          <w:sz w:val="24"/>
          <w:szCs w:val="24"/>
        </w:rPr>
        <w:t xml:space="preserve">have played an exemplary role. </w:t>
      </w:r>
      <w:bookmarkEnd w:id="13"/>
      <w:r w:rsidR="00B10E36">
        <w:rPr>
          <w:rFonts w:ascii="Times New Roman" w:hAnsi="Times New Roman" w:cs="Times New Roman"/>
          <w:sz w:val="24"/>
          <w:szCs w:val="24"/>
        </w:rPr>
        <w:t>As f</w:t>
      </w:r>
      <w:r w:rsidR="00EC1236" w:rsidRPr="004B742B">
        <w:rPr>
          <w:rFonts w:ascii="Times New Roman" w:hAnsi="Times New Roman" w:cs="Times New Roman"/>
          <w:sz w:val="24"/>
          <w:szCs w:val="24"/>
        </w:rPr>
        <w:t xml:space="preserve">or related model names, </w:t>
      </w:r>
      <w:r w:rsidR="00B10E36" w:rsidRPr="004B742B">
        <w:rPr>
          <w:rFonts w:ascii="Times New Roman" w:hAnsi="Times New Roman" w:cs="Times New Roman"/>
          <w:sz w:val="24"/>
          <w:szCs w:val="24"/>
        </w:rPr>
        <w:t>algorithms</w:t>
      </w:r>
      <w:r w:rsidR="00B10E36">
        <w:rPr>
          <w:rFonts w:ascii="Times New Roman" w:hAnsi="Times New Roman" w:cs="Times New Roman"/>
          <w:sz w:val="24"/>
          <w:szCs w:val="24"/>
        </w:rPr>
        <w:t>,</w:t>
      </w:r>
      <w:r w:rsidR="00EC1236" w:rsidRPr="004B742B">
        <w:rPr>
          <w:rFonts w:ascii="Times New Roman" w:hAnsi="Times New Roman" w:cs="Times New Roman"/>
          <w:sz w:val="24"/>
          <w:szCs w:val="24"/>
        </w:rPr>
        <w:t xml:space="preserve"> and judgments, please refer to Table </w:t>
      </w:r>
      <w:r w:rsidR="00C8349D">
        <w:rPr>
          <w:rFonts w:ascii="Times New Roman" w:hAnsi="Times New Roman" w:cs="Times New Roman"/>
          <w:sz w:val="24"/>
          <w:szCs w:val="24"/>
        </w:rPr>
        <w:t>S</w:t>
      </w:r>
      <w:r w:rsidR="00EC1236" w:rsidRPr="004B742B">
        <w:rPr>
          <w:rFonts w:ascii="Times New Roman" w:hAnsi="Times New Roman" w:cs="Times New Roman"/>
          <w:sz w:val="24"/>
          <w:szCs w:val="24"/>
        </w:rPr>
        <w:t>1 of Supplementary Materials.</w:t>
      </w:r>
    </w:p>
    <w:p w14:paraId="62032434" w14:textId="1914E9CA" w:rsidR="002B2779" w:rsidRPr="004B742B" w:rsidRDefault="005371D5"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2057FD" w:rsidRPr="004B742B">
        <w:rPr>
          <w:rFonts w:ascii="Times New Roman" w:hAnsi="Times New Roman" w:cs="Times New Roman"/>
          <w:sz w:val="24"/>
          <w:szCs w:val="24"/>
        </w:rPr>
        <w:t xml:space="preserve">Due to </w:t>
      </w:r>
      <w:r w:rsidR="00B07610" w:rsidRPr="004B742B">
        <w:rPr>
          <w:rFonts w:ascii="Times New Roman" w:hAnsi="Times New Roman" w:cs="Times New Roman"/>
          <w:sz w:val="24"/>
          <w:szCs w:val="24"/>
        </w:rPr>
        <w:t xml:space="preserve">the lack of umami peptides </w:t>
      </w:r>
      <w:r w:rsidR="00B07610">
        <w:rPr>
          <w:rFonts w:ascii="Times New Roman" w:hAnsi="Times New Roman" w:cs="Times New Roman"/>
          <w:sz w:val="24"/>
          <w:szCs w:val="24"/>
        </w:rPr>
        <w:t>information and</w:t>
      </w:r>
      <w:r w:rsidR="00B07610" w:rsidRPr="004B742B">
        <w:rPr>
          <w:rFonts w:ascii="Times New Roman" w:hAnsi="Times New Roman" w:cs="Times New Roman"/>
          <w:sz w:val="24"/>
          <w:szCs w:val="24"/>
        </w:rPr>
        <w:t xml:space="preserve"> </w:t>
      </w:r>
      <w:r w:rsidR="002057FD" w:rsidRPr="004B742B">
        <w:rPr>
          <w:rFonts w:ascii="Times New Roman" w:hAnsi="Times New Roman" w:cs="Times New Roman"/>
          <w:sz w:val="24"/>
          <w:szCs w:val="24"/>
        </w:rPr>
        <w:t xml:space="preserve">the </w:t>
      </w:r>
      <w:r w:rsidR="00ED33BC" w:rsidRPr="004B742B">
        <w:rPr>
          <w:rFonts w:ascii="Times New Roman" w:hAnsi="Times New Roman" w:cs="Times New Roman"/>
          <w:sz w:val="24"/>
          <w:szCs w:val="24"/>
        </w:rPr>
        <w:t xml:space="preserve">huge </w:t>
      </w:r>
      <w:r w:rsidR="00B07610">
        <w:rPr>
          <w:rFonts w:ascii="Times New Roman" w:hAnsi="Times New Roman" w:cs="Times New Roman"/>
          <w:sz w:val="24"/>
          <w:szCs w:val="24"/>
        </w:rPr>
        <w:t xml:space="preserve">cost on </w:t>
      </w:r>
      <w:r w:rsidR="00ED33BC" w:rsidRPr="004B742B">
        <w:rPr>
          <w:rFonts w:ascii="Times New Roman" w:hAnsi="Times New Roman" w:cs="Times New Roman"/>
          <w:sz w:val="24"/>
          <w:szCs w:val="24"/>
        </w:rPr>
        <w:t>manpower, material resources and tim</w:t>
      </w:r>
      <w:r w:rsidR="00B07610">
        <w:rPr>
          <w:rFonts w:ascii="Times New Roman" w:hAnsi="Times New Roman" w:cs="Times New Roman"/>
          <w:sz w:val="24"/>
          <w:szCs w:val="24"/>
        </w:rPr>
        <w:t xml:space="preserve">e, </w:t>
      </w:r>
      <w:r w:rsidR="00E72044" w:rsidRPr="004B742B">
        <w:rPr>
          <w:rFonts w:ascii="Times New Roman" w:hAnsi="Times New Roman" w:cs="Times New Roman"/>
          <w:sz w:val="24"/>
          <w:szCs w:val="24"/>
        </w:rPr>
        <w:t>there is</w:t>
      </w:r>
      <w:r w:rsidR="00ED33BC" w:rsidRPr="004B742B">
        <w:rPr>
          <w:rFonts w:ascii="Times New Roman" w:hAnsi="Times New Roman" w:cs="Times New Roman"/>
          <w:sz w:val="24"/>
          <w:szCs w:val="24"/>
        </w:rPr>
        <w:t xml:space="preserve"> an urgent need </w:t>
      </w:r>
      <w:r w:rsidR="00B07610">
        <w:rPr>
          <w:rFonts w:ascii="Times New Roman" w:hAnsi="Times New Roman" w:cs="Times New Roman"/>
          <w:sz w:val="24"/>
          <w:szCs w:val="24"/>
        </w:rPr>
        <w:t>to establish</w:t>
      </w:r>
      <w:r w:rsidR="00ED33BC" w:rsidRPr="004B742B">
        <w:rPr>
          <w:rFonts w:ascii="Times New Roman" w:hAnsi="Times New Roman" w:cs="Times New Roman"/>
          <w:sz w:val="24"/>
          <w:szCs w:val="24"/>
        </w:rPr>
        <w:t xml:space="preserve"> an effective and professional </w:t>
      </w:r>
      <w:r w:rsidR="00F8756C" w:rsidRPr="004B742B">
        <w:rPr>
          <w:rFonts w:ascii="Times New Roman" w:hAnsi="Times New Roman" w:cs="Times New Roman"/>
          <w:sz w:val="24"/>
          <w:szCs w:val="24"/>
        </w:rPr>
        <w:t>flavor</w:t>
      </w:r>
      <w:r w:rsidR="00ED33BC" w:rsidRPr="004B742B">
        <w:rPr>
          <w:rFonts w:ascii="Times New Roman" w:hAnsi="Times New Roman" w:cs="Times New Roman"/>
          <w:sz w:val="24"/>
          <w:szCs w:val="24"/>
        </w:rPr>
        <w:t xml:space="preserve"> peptide information summary platform</w:t>
      </w:r>
      <w:r w:rsidR="00E72044" w:rsidRPr="004B742B">
        <w:rPr>
          <w:rFonts w:ascii="Times New Roman" w:hAnsi="Times New Roman" w:cs="Times New Roman"/>
          <w:sz w:val="24"/>
          <w:szCs w:val="24"/>
        </w:rPr>
        <w:t>.</w:t>
      </w:r>
      <w:r w:rsidR="00ED33BC" w:rsidRPr="004B742B">
        <w:rPr>
          <w:rFonts w:ascii="Times New Roman" w:hAnsi="Times New Roman" w:cs="Times New Roman"/>
          <w:sz w:val="24"/>
          <w:szCs w:val="24"/>
        </w:rPr>
        <w:t xml:space="preserve"> </w:t>
      </w:r>
      <w:r w:rsidR="00E72044" w:rsidRPr="004B742B">
        <w:rPr>
          <w:rFonts w:ascii="Times New Roman" w:hAnsi="Times New Roman" w:cs="Times New Roman"/>
          <w:sz w:val="24"/>
          <w:szCs w:val="24"/>
        </w:rPr>
        <w:t>In this study, we compiled the information</w:t>
      </w:r>
      <w:r w:rsidR="003A48AC">
        <w:rPr>
          <w:rFonts w:ascii="Times New Roman" w:hAnsi="Times New Roman" w:cs="Times New Roman"/>
          <w:sz w:val="24"/>
          <w:szCs w:val="24"/>
        </w:rPr>
        <w:t xml:space="preserve"> of the</w:t>
      </w:r>
      <w:r w:rsidR="00E72044" w:rsidRPr="004B742B">
        <w:rPr>
          <w:rFonts w:ascii="Times New Roman" w:hAnsi="Times New Roman" w:cs="Times New Roman"/>
          <w:sz w:val="24"/>
          <w:szCs w:val="24"/>
        </w:rPr>
        <w:t xml:space="preserve"> </w:t>
      </w:r>
      <w:r w:rsidR="00B07610" w:rsidRPr="004B742B">
        <w:rPr>
          <w:rFonts w:ascii="Times New Roman" w:hAnsi="Times New Roman" w:cs="Times New Roman"/>
          <w:sz w:val="24"/>
          <w:szCs w:val="24"/>
        </w:rPr>
        <w:t xml:space="preserve">reported taste peptide </w:t>
      </w:r>
      <w:r w:rsidR="00E72044" w:rsidRPr="004B742B">
        <w:rPr>
          <w:rFonts w:ascii="Times New Roman" w:hAnsi="Times New Roman" w:cs="Times New Roman"/>
          <w:sz w:val="24"/>
          <w:szCs w:val="24"/>
        </w:rPr>
        <w:t>and released it in the form of a database TastePeptidesDB; us</w:t>
      </w:r>
      <w:r w:rsidR="003A48AC">
        <w:rPr>
          <w:rFonts w:ascii="Times New Roman" w:hAnsi="Times New Roman" w:cs="Times New Roman"/>
          <w:sz w:val="24"/>
          <w:szCs w:val="24"/>
        </w:rPr>
        <w:t>e</w:t>
      </w:r>
      <w:r w:rsidR="00E72044" w:rsidRPr="004B742B">
        <w:rPr>
          <w:rFonts w:ascii="Times New Roman" w:hAnsi="Times New Roman" w:cs="Times New Roman"/>
          <w:sz w:val="24"/>
          <w:szCs w:val="24"/>
        </w:rPr>
        <w:t xml:space="preserve"> the </w:t>
      </w:r>
      <w:r w:rsidR="003A48AC" w:rsidRPr="004B742B">
        <w:rPr>
          <w:rFonts w:ascii="Times New Roman" w:hAnsi="Times New Roman" w:cs="Times New Roman"/>
          <w:sz w:val="24"/>
          <w:szCs w:val="24"/>
        </w:rPr>
        <w:t>data</w:t>
      </w:r>
      <w:r w:rsidR="003A48AC">
        <w:rPr>
          <w:rFonts w:ascii="Times New Roman" w:hAnsi="Times New Roman" w:cs="Times New Roman"/>
          <w:sz w:val="24"/>
          <w:szCs w:val="24"/>
        </w:rPr>
        <w:t xml:space="preserve"> of</w:t>
      </w:r>
      <w:r w:rsidR="003A48AC" w:rsidRPr="004B742B">
        <w:rPr>
          <w:rFonts w:ascii="Times New Roman" w:hAnsi="Times New Roman" w:cs="Times New Roman"/>
          <w:sz w:val="24"/>
          <w:szCs w:val="24"/>
        </w:rPr>
        <w:t xml:space="preserve"> </w:t>
      </w:r>
      <w:r w:rsidR="00E72044" w:rsidRPr="004B742B">
        <w:rPr>
          <w:rFonts w:ascii="Times New Roman" w:hAnsi="Times New Roman" w:cs="Times New Roman"/>
          <w:sz w:val="24"/>
          <w:szCs w:val="24"/>
        </w:rPr>
        <w:t>umami</w:t>
      </w:r>
      <w:r w:rsidR="003A48AC">
        <w:rPr>
          <w:rFonts w:ascii="Times New Roman" w:hAnsi="Times New Roman" w:cs="Times New Roman"/>
          <w:sz w:val="24"/>
          <w:szCs w:val="24"/>
        </w:rPr>
        <w:t xml:space="preserve"> and</w:t>
      </w:r>
      <w:r w:rsidR="00E72044" w:rsidRPr="004B742B">
        <w:rPr>
          <w:rFonts w:ascii="Times New Roman" w:hAnsi="Times New Roman" w:cs="Times New Roman"/>
          <w:sz w:val="24"/>
          <w:szCs w:val="24"/>
        </w:rPr>
        <w:t xml:space="preserve"> bitter peptide to construct a umami-bitterness judgment model, </w:t>
      </w:r>
      <w:r w:rsidR="00E72044" w:rsidRPr="002A6449">
        <w:rPr>
          <w:rFonts w:ascii="Times New Roman" w:hAnsi="Times New Roman" w:cs="Times New Roman"/>
          <w:sz w:val="24"/>
          <w:szCs w:val="24"/>
          <w:highlight w:val="red"/>
        </w:rPr>
        <w:t xml:space="preserve">and encapsulated the modeling process </w:t>
      </w:r>
      <w:r w:rsidR="002A6449" w:rsidRPr="002A6449">
        <w:rPr>
          <w:rFonts w:ascii="Times New Roman" w:hAnsi="Times New Roman" w:cs="Times New Roman" w:hint="eastAsia"/>
          <w:sz w:val="24"/>
          <w:szCs w:val="24"/>
          <w:highlight w:val="red"/>
        </w:rPr>
        <w:t>into</w:t>
      </w:r>
      <w:r w:rsidR="002A6449" w:rsidRPr="002A6449">
        <w:rPr>
          <w:rFonts w:ascii="Times New Roman" w:hAnsi="Times New Roman" w:cs="Times New Roman"/>
          <w:sz w:val="24"/>
          <w:szCs w:val="24"/>
          <w:highlight w:val="red"/>
        </w:rPr>
        <w:t xml:space="preserve"> </w:t>
      </w:r>
      <w:r w:rsidR="002A6449" w:rsidRPr="002A6449">
        <w:rPr>
          <w:rFonts w:ascii="Times New Roman" w:hAnsi="Times New Roman" w:cs="Times New Roman" w:hint="eastAsia"/>
          <w:sz w:val="24"/>
          <w:szCs w:val="24"/>
          <w:highlight w:val="red"/>
        </w:rPr>
        <w:t>Auto_Taste_ml</w:t>
      </w:r>
      <w:r w:rsidR="002A6449" w:rsidRPr="002A6449">
        <w:rPr>
          <w:rFonts w:ascii="Times New Roman" w:hAnsi="Times New Roman" w:cs="Times New Roman"/>
          <w:sz w:val="24"/>
          <w:szCs w:val="24"/>
          <w:highlight w:val="red"/>
        </w:rPr>
        <w:t xml:space="preserve"> </w:t>
      </w:r>
      <w:r w:rsidR="002A6449" w:rsidRPr="002A6449">
        <w:rPr>
          <w:rFonts w:ascii="Times New Roman" w:hAnsi="Times New Roman" w:cs="Times New Roman" w:hint="eastAsia"/>
          <w:sz w:val="24"/>
          <w:szCs w:val="24"/>
          <w:highlight w:val="red"/>
        </w:rPr>
        <w:t>as</w:t>
      </w:r>
      <w:r w:rsidR="002A6449" w:rsidRPr="002A6449">
        <w:rPr>
          <w:rFonts w:ascii="Times New Roman" w:hAnsi="Times New Roman" w:cs="Times New Roman"/>
          <w:sz w:val="24"/>
          <w:szCs w:val="24"/>
          <w:highlight w:val="red"/>
        </w:rPr>
        <w:t xml:space="preserve"> </w:t>
      </w:r>
      <w:r w:rsidR="002A6449" w:rsidRPr="002A6449">
        <w:rPr>
          <w:rFonts w:ascii="Times New Roman" w:hAnsi="Times New Roman" w:cs="Times New Roman" w:hint="eastAsia"/>
          <w:sz w:val="24"/>
          <w:szCs w:val="24"/>
          <w:highlight w:val="red"/>
        </w:rPr>
        <w:t>Auto</w:t>
      </w:r>
      <w:r w:rsidR="002A6449" w:rsidRPr="002A6449">
        <w:rPr>
          <w:rFonts w:ascii="Times New Roman" w:hAnsi="Times New Roman" w:cs="Times New Roman"/>
          <w:sz w:val="24"/>
          <w:szCs w:val="24"/>
          <w:highlight w:val="red"/>
        </w:rPr>
        <w:t>-</w:t>
      </w:r>
      <w:r w:rsidR="002A6449" w:rsidRPr="002A6449">
        <w:rPr>
          <w:rFonts w:ascii="Times New Roman" w:hAnsi="Times New Roman" w:cs="Times New Roman" w:hint="eastAsia"/>
          <w:sz w:val="24"/>
          <w:szCs w:val="24"/>
          <w:highlight w:val="red"/>
        </w:rPr>
        <w:t>Machine</w:t>
      </w:r>
      <w:r w:rsidR="002A6449" w:rsidRPr="002A6449">
        <w:rPr>
          <w:rFonts w:ascii="Times New Roman" w:hAnsi="Times New Roman" w:cs="Times New Roman"/>
          <w:sz w:val="24"/>
          <w:szCs w:val="24"/>
          <w:highlight w:val="red"/>
        </w:rPr>
        <w:t xml:space="preserve"> </w:t>
      </w:r>
      <w:r w:rsidR="002A6449" w:rsidRPr="002A6449">
        <w:rPr>
          <w:rFonts w:ascii="Times New Roman" w:hAnsi="Times New Roman" w:cs="Times New Roman" w:hint="eastAsia"/>
          <w:sz w:val="24"/>
          <w:szCs w:val="24"/>
          <w:highlight w:val="red"/>
        </w:rPr>
        <w:t>Helper</w:t>
      </w:r>
      <w:r w:rsidR="00F933F7">
        <w:rPr>
          <w:rFonts w:ascii="Times New Roman" w:hAnsi="Times New Roman" w:cs="Times New Roman"/>
          <w:sz w:val="24"/>
          <w:szCs w:val="24"/>
        </w:rPr>
        <w:t xml:space="preserve">. </w:t>
      </w:r>
      <w:r w:rsidR="00C45144">
        <w:rPr>
          <w:rFonts w:ascii="Times New Roman" w:hAnsi="Times New Roman" w:cs="Times New Roman"/>
          <w:sz w:val="24"/>
          <w:szCs w:val="24"/>
        </w:rPr>
        <w:t>Up to now</w:t>
      </w:r>
      <w:r w:rsidR="002B2779" w:rsidRPr="004B742B">
        <w:rPr>
          <w:rFonts w:ascii="Times New Roman" w:hAnsi="Times New Roman" w:cs="Times New Roman"/>
          <w:sz w:val="24"/>
          <w:szCs w:val="24"/>
        </w:rPr>
        <w:t xml:space="preserve">, there is no </w:t>
      </w:r>
      <w:r w:rsidR="00564B25">
        <w:rPr>
          <w:rFonts w:ascii="Times New Roman" w:hAnsi="Times New Roman" w:cs="Times New Roman"/>
          <w:sz w:val="24"/>
          <w:szCs w:val="24"/>
        </w:rPr>
        <w:t>similar platform published</w:t>
      </w:r>
      <w:r w:rsidR="00564B25" w:rsidRPr="004B742B">
        <w:rPr>
          <w:rFonts w:ascii="Times New Roman" w:hAnsi="Times New Roman" w:cs="Times New Roman"/>
          <w:sz w:val="24"/>
          <w:szCs w:val="24"/>
        </w:rPr>
        <w:t xml:space="preserve"> </w:t>
      </w:r>
      <w:r w:rsidR="002B2779" w:rsidRPr="004B742B">
        <w:rPr>
          <w:rFonts w:ascii="Times New Roman" w:hAnsi="Times New Roman" w:cs="Times New Roman"/>
          <w:sz w:val="24"/>
          <w:szCs w:val="24"/>
        </w:rPr>
        <w:t xml:space="preserve">like the TastePeptides-Meta in this study, which builds a systematic taste peptides universe, consisting of TastePeptidesDB, umami/bitter taste prediction model Umami_YYDS </w:t>
      </w:r>
      <w:r w:rsidR="00564B25">
        <w:rPr>
          <w:rFonts w:ascii="Times New Roman" w:hAnsi="Times New Roman" w:cs="Times New Roman"/>
          <w:sz w:val="24"/>
          <w:szCs w:val="24"/>
        </w:rPr>
        <w:t xml:space="preserve">and </w:t>
      </w:r>
      <w:bookmarkStart w:id="17" w:name="OLE_LINK17"/>
      <w:r w:rsidR="002B2779" w:rsidRPr="004B742B">
        <w:rPr>
          <w:rFonts w:ascii="Times New Roman" w:hAnsi="Times New Roman" w:cs="Times New Roman"/>
          <w:sz w:val="24"/>
          <w:szCs w:val="24"/>
        </w:rPr>
        <w:t xml:space="preserve">automatic taste model </w:t>
      </w:r>
      <w:r w:rsidR="006A1909">
        <w:rPr>
          <w:rFonts w:ascii="Times New Roman" w:hAnsi="Times New Roman" w:cs="Times New Roman"/>
          <w:sz w:val="24"/>
          <w:szCs w:val="24"/>
        </w:rPr>
        <w:t>building</w:t>
      </w:r>
      <w:r w:rsidR="002B2779" w:rsidRPr="004B742B">
        <w:rPr>
          <w:rFonts w:ascii="Times New Roman" w:hAnsi="Times New Roman" w:cs="Times New Roman"/>
          <w:sz w:val="24"/>
          <w:szCs w:val="24"/>
        </w:rPr>
        <w:t xml:space="preserve"> package </w:t>
      </w:r>
      <w:bookmarkEnd w:id="17"/>
      <w:r w:rsidR="002B2779" w:rsidRPr="004B742B">
        <w:rPr>
          <w:rFonts w:ascii="Times New Roman" w:hAnsi="Times New Roman" w:cs="Times New Roman"/>
          <w:sz w:val="24"/>
          <w:szCs w:val="24"/>
        </w:rPr>
        <w:t xml:space="preserve">Auto_Taste_ML </w:t>
      </w:r>
      <w:r w:rsidR="00F933F7" w:rsidRPr="004B742B">
        <w:rPr>
          <w:rFonts w:ascii="Times New Roman" w:hAnsi="Times New Roman" w:cs="Times New Roman"/>
          <w:sz w:val="24"/>
          <w:szCs w:val="24"/>
        </w:rPr>
        <w:t xml:space="preserve">(Figure </w:t>
      </w:r>
      <w:r w:rsidR="00F933F7">
        <w:rPr>
          <w:rFonts w:ascii="Times New Roman" w:hAnsi="Times New Roman" w:cs="Times New Roman"/>
          <w:sz w:val="24"/>
          <w:szCs w:val="24"/>
        </w:rPr>
        <w:t>1</w:t>
      </w:r>
      <w:r w:rsidR="00F933F7" w:rsidRPr="004B742B">
        <w:rPr>
          <w:rFonts w:ascii="Times New Roman" w:hAnsi="Times New Roman" w:cs="Times New Roman"/>
          <w:sz w:val="24"/>
          <w:szCs w:val="24"/>
        </w:rPr>
        <w:t>).</w:t>
      </w:r>
      <w:r w:rsidR="006A1909">
        <w:rPr>
          <w:rFonts w:ascii="Times New Roman" w:hAnsi="Times New Roman" w:cs="Times New Roman"/>
          <w:sz w:val="24"/>
          <w:szCs w:val="24"/>
        </w:rPr>
        <w:t>Thereinto</w:t>
      </w:r>
      <w:r w:rsidR="002B2779" w:rsidRPr="004B742B">
        <w:rPr>
          <w:rFonts w:ascii="Times New Roman" w:hAnsi="Times New Roman" w:cs="Times New Roman"/>
          <w:sz w:val="24"/>
          <w:szCs w:val="24"/>
        </w:rPr>
        <w:t>, TastePeptidesDB is the largest taste peptide database with the most information</w:t>
      </w:r>
      <w:r w:rsidR="006A1909">
        <w:rPr>
          <w:rFonts w:ascii="Times New Roman" w:hAnsi="Times New Roman" w:cs="Times New Roman"/>
          <w:sz w:val="24"/>
          <w:szCs w:val="24"/>
        </w:rPr>
        <w:t xml:space="preserve"> now</w:t>
      </w:r>
      <w:r w:rsidR="002B2779" w:rsidRPr="004B742B">
        <w:rPr>
          <w:rFonts w:ascii="Times New Roman" w:hAnsi="Times New Roman" w:cs="Times New Roman"/>
          <w:sz w:val="24"/>
          <w:szCs w:val="24"/>
        </w:rPr>
        <w:t>, and Auto_Taste_ML is the first open source machine learning package in the field of taste.</w:t>
      </w:r>
    </w:p>
    <w:p w14:paraId="7B1F2CE0" w14:textId="372EABB2" w:rsidR="001A082F" w:rsidRPr="004B742B" w:rsidRDefault="001A082F" w:rsidP="004B742B">
      <w:pPr>
        <w:spacing w:line="480" w:lineRule="auto"/>
        <w:rPr>
          <w:rFonts w:ascii="Times New Roman" w:hAnsi="Times New Roman" w:cs="Times New Roman"/>
          <w:sz w:val="24"/>
          <w:szCs w:val="24"/>
        </w:rPr>
      </w:pPr>
    </w:p>
    <w:p w14:paraId="04A4014F" w14:textId="1206CA68" w:rsidR="00CB5CE2" w:rsidRPr="004B742B" w:rsidRDefault="007440ED" w:rsidP="004B742B">
      <w:pPr>
        <w:spacing w:line="480" w:lineRule="auto"/>
        <w:rPr>
          <w:rFonts w:ascii="Times New Roman" w:hAnsi="Times New Roman" w:cs="Times New Roman"/>
          <w:sz w:val="24"/>
          <w:szCs w:val="24"/>
        </w:rPr>
      </w:pPr>
      <w:r w:rsidRPr="004B742B">
        <w:rPr>
          <w:rFonts w:ascii="Times New Roman" w:hAnsi="Times New Roman" w:cs="Times New Roman"/>
          <w:noProof/>
          <w:sz w:val="24"/>
          <w:szCs w:val="24"/>
        </w:rPr>
        <w:drawing>
          <wp:inline distT="0" distB="0" distL="0" distR="0" wp14:anchorId="1E401F18" wp14:editId="1094EC9D">
            <wp:extent cx="5274310" cy="1744345"/>
            <wp:effectExtent l="0" t="0" r="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744345"/>
                    </a:xfrm>
                    <a:prstGeom prst="rect">
                      <a:avLst/>
                    </a:prstGeom>
                    <a:noFill/>
                    <a:ln>
                      <a:noFill/>
                    </a:ln>
                  </pic:spPr>
                </pic:pic>
              </a:graphicData>
            </a:graphic>
          </wp:inline>
        </w:drawing>
      </w:r>
    </w:p>
    <w:p w14:paraId="75FD40FB" w14:textId="37D8EAB1" w:rsidR="009E4BBE" w:rsidRPr="00F933F7" w:rsidRDefault="00066876" w:rsidP="004B742B">
      <w:pPr>
        <w:spacing w:line="480" w:lineRule="auto"/>
        <w:jc w:val="left"/>
        <w:rPr>
          <w:rFonts w:ascii="Times New Roman" w:hAnsi="Times New Roman" w:cs="Times New Roman"/>
          <w:sz w:val="20"/>
          <w:szCs w:val="20"/>
        </w:rPr>
      </w:pPr>
      <w:r w:rsidRPr="00F933F7">
        <w:rPr>
          <w:rFonts w:ascii="Times New Roman" w:hAnsi="Times New Roman" w:cs="Times New Roman"/>
          <w:sz w:val="20"/>
          <w:szCs w:val="20"/>
        </w:rPr>
        <w:t xml:space="preserve">Figure 1: Research framework diagram. Including the main ideas, technical </w:t>
      </w:r>
      <w:r w:rsidR="00F933F7" w:rsidRPr="00F933F7">
        <w:rPr>
          <w:rFonts w:ascii="Times New Roman" w:hAnsi="Times New Roman" w:cs="Times New Roman"/>
          <w:sz w:val="20"/>
          <w:szCs w:val="20"/>
        </w:rPr>
        <w:t>roadmap</w:t>
      </w:r>
      <w:r w:rsidR="00F933F7">
        <w:rPr>
          <w:rFonts w:ascii="Times New Roman" w:hAnsi="Times New Roman" w:cs="Times New Roman"/>
          <w:sz w:val="20"/>
          <w:szCs w:val="20"/>
        </w:rPr>
        <w:t xml:space="preserve"> </w:t>
      </w:r>
      <w:r w:rsidRPr="00F933F7">
        <w:rPr>
          <w:rFonts w:ascii="Times New Roman" w:hAnsi="Times New Roman" w:cs="Times New Roman"/>
          <w:sz w:val="20"/>
          <w:szCs w:val="20"/>
        </w:rPr>
        <w:t xml:space="preserve">and module status </w:t>
      </w:r>
      <w:r w:rsidRPr="00F933F7">
        <w:rPr>
          <w:rFonts w:ascii="Times New Roman" w:hAnsi="Times New Roman" w:cs="Times New Roman"/>
          <w:sz w:val="20"/>
          <w:szCs w:val="20"/>
        </w:rPr>
        <w:lastRenderedPageBreak/>
        <w:t>of the research</w:t>
      </w:r>
    </w:p>
    <w:p w14:paraId="2725BB83" w14:textId="77777777" w:rsidR="00066876" w:rsidRPr="004B742B" w:rsidRDefault="00066876" w:rsidP="004B742B">
      <w:pPr>
        <w:spacing w:line="480" w:lineRule="auto"/>
        <w:jc w:val="left"/>
        <w:rPr>
          <w:rFonts w:ascii="Times New Roman" w:hAnsi="Times New Roman" w:cs="Times New Roman"/>
          <w:b/>
          <w:bCs/>
          <w:sz w:val="24"/>
          <w:szCs w:val="24"/>
        </w:rPr>
      </w:pPr>
    </w:p>
    <w:p w14:paraId="4366283E" w14:textId="6DF17A5E" w:rsidR="00524538" w:rsidRPr="004B742B" w:rsidRDefault="00524538" w:rsidP="004B742B">
      <w:pPr>
        <w:pStyle w:val="1"/>
        <w:spacing w:line="480" w:lineRule="auto"/>
        <w:rPr>
          <w:rFonts w:ascii="Times New Roman" w:hAnsi="Times New Roman" w:cs="Times New Roman"/>
          <w:sz w:val="24"/>
          <w:szCs w:val="24"/>
        </w:rPr>
      </w:pPr>
      <w:r w:rsidRPr="004B742B">
        <w:rPr>
          <w:rFonts w:ascii="Times New Roman" w:hAnsi="Times New Roman" w:cs="Times New Roman"/>
          <w:sz w:val="24"/>
          <w:szCs w:val="24"/>
        </w:rPr>
        <w:t>2.Materials and Methods</w:t>
      </w:r>
    </w:p>
    <w:p w14:paraId="25ED6FCE" w14:textId="3C3EE5E3" w:rsidR="00AA4A0F" w:rsidRPr="004B742B" w:rsidRDefault="00AA4A0F"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2.1 Benchmark Data Sets</w:t>
      </w:r>
    </w:p>
    <w:p w14:paraId="54060B8E" w14:textId="3F3B9602" w:rsidR="00D40B34" w:rsidRPr="004B742B" w:rsidRDefault="00D40B34"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bookmarkStart w:id="18" w:name="OLE_LINK19"/>
      <w:r w:rsidRPr="004B742B">
        <w:rPr>
          <w:rFonts w:ascii="Times New Roman" w:hAnsi="Times New Roman" w:cs="Times New Roman"/>
          <w:sz w:val="24"/>
          <w:szCs w:val="24"/>
        </w:rPr>
        <w:t>A total of 203 reported umami/bitter peptides w</w:t>
      </w:r>
      <w:r w:rsidR="007F4733">
        <w:rPr>
          <w:rFonts w:ascii="Times New Roman" w:hAnsi="Times New Roman" w:cs="Times New Roman"/>
          <w:sz w:val="24"/>
          <w:szCs w:val="24"/>
        </w:rPr>
        <w:t>e</w:t>
      </w:r>
      <w:r w:rsidRPr="004B742B">
        <w:rPr>
          <w:rFonts w:ascii="Times New Roman" w:hAnsi="Times New Roman" w:cs="Times New Roman"/>
          <w:sz w:val="24"/>
          <w:szCs w:val="24"/>
        </w:rPr>
        <w:t xml:space="preserve">re collected to support </w:t>
      </w:r>
      <w:r w:rsidR="007F4733">
        <w:rPr>
          <w:rFonts w:ascii="Times New Roman" w:hAnsi="Times New Roman" w:cs="Times New Roman"/>
          <w:sz w:val="24"/>
          <w:szCs w:val="24"/>
        </w:rPr>
        <w:t xml:space="preserve">the </w:t>
      </w:r>
      <w:r w:rsidRPr="004B742B">
        <w:rPr>
          <w:rFonts w:ascii="Times New Roman" w:hAnsi="Times New Roman" w:cs="Times New Roman"/>
          <w:sz w:val="24"/>
          <w:szCs w:val="24"/>
        </w:rPr>
        <w:t>model con</w:t>
      </w:r>
      <w:r w:rsidRPr="00F933F7">
        <w:rPr>
          <w:rFonts w:ascii="Times New Roman" w:hAnsi="Times New Roman" w:cs="Times New Roman"/>
          <w:sz w:val="24"/>
          <w:szCs w:val="24"/>
        </w:rPr>
        <w:t>str</w:t>
      </w:r>
      <w:r w:rsidR="00072621" w:rsidRPr="00F933F7">
        <w:rPr>
          <w:rFonts w:ascii="Times New Roman" w:hAnsi="Times New Roman" w:cs="Times New Roman"/>
          <w:sz w:val="24"/>
          <w:szCs w:val="24"/>
        </w:rPr>
        <w:t>u</w:t>
      </w:r>
      <w:r w:rsidRPr="00F933F7">
        <w:rPr>
          <w:rFonts w:ascii="Times New Roman" w:hAnsi="Times New Roman" w:cs="Times New Roman"/>
          <w:sz w:val="24"/>
          <w:szCs w:val="24"/>
        </w:rPr>
        <w:t>ction.</w:t>
      </w:r>
      <w:bookmarkEnd w:id="18"/>
      <w:r w:rsidR="005F10B0" w:rsidRPr="00F933F7">
        <w:rPr>
          <w:rFonts w:ascii="Times New Roman" w:hAnsi="Times New Roman" w:cs="Times New Roman"/>
          <w:sz w:val="24"/>
          <w:szCs w:val="24"/>
        </w:rPr>
        <w:t xml:space="preserve"> </w:t>
      </w:r>
      <w:r w:rsidR="00072621" w:rsidRPr="00F933F7">
        <w:rPr>
          <w:rFonts w:ascii="Times New Roman" w:hAnsi="Times New Roman" w:cs="Times New Roman"/>
          <w:sz w:val="24"/>
          <w:szCs w:val="24"/>
        </w:rPr>
        <w:t xml:space="preserve">Among them, </w:t>
      </w:r>
      <w:r w:rsidR="001845E4" w:rsidRPr="00F933F7">
        <w:rPr>
          <w:rFonts w:ascii="Times New Roman" w:hAnsi="Times New Roman" w:cs="Times New Roman"/>
          <w:sz w:val="24"/>
          <w:szCs w:val="24"/>
        </w:rPr>
        <w:t>there were 99 dipeptides (</w:t>
      </w:r>
      <w:r w:rsidR="00072621" w:rsidRPr="00F933F7">
        <w:rPr>
          <w:rFonts w:ascii="Times New Roman" w:hAnsi="Times New Roman" w:cs="Times New Roman"/>
          <w:sz w:val="24"/>
          <w:szCs w:val="24"/>
        </w:rPr>
        <w:t>31 umami and 68 bitter</w:t>
      </w:r>
      <w:r w:rsidR="001845E4" w:rsidRPr="00F933F7">
        <w:rPr>
          <w:rFonts w:ascii="Times New Roman" w:hAnsi="Times New Roman" w:cs="Times New Roman"/>
          <w:sz w:val="24"/>
          <w:szCs w:val="24"/>
        </w:rPr>
        <w:t>)</w:t>
      </w:r>
      <w:r w:rsidR="00072621" w:rsidRPr="00F933F7">
        <w:rPr>
          <w:rFonts w:ascii="Times New Roman" w:hAnsi="Times New Roman" w:cs="Times New Roman"/>
          <w:sz w:val="24"/>
          <w:szCs w:val="24"/>
        </w:rPr>
        <w:t xml:space="preserve"> </w:t>
      </w:r>
      <w:r w:rsidR="001845E4" w:rsidRPr="00F933F7">
        <w:rPr>
          <w:rFonts w:ascii="Times New Roman" w:hAnsi="Times New Roman" w:cs="Times New Roman"/>
          <w:sz w:val="24"/>
          <w:szCs w:val="24"/>
        </w:rPr>
        <w:t xml:space="preserve">and </w:t>
      </w:r>
      <w:r w:rsidR="00072621" w:rsidRPr="00F933F7">
        <w:rPr>
          <w:rFonts w:ascii="Times New Roman" w:hAnsi="Times New Roman" w:cs="Times New Roman"/>
          <w:sz w:val="24"/>
          <w:szCs w:val="24"/>
        </w:rPr>
        <w:t>104 tripeptides</w:t>
      </w:r>
      <w:r w:rsidR="001845E4" w:rsidRPr="00F933F7">
        <w:rPr>
          <w:rFonts w:ascii="Times New Roman" w:hAnsi="Times New Roman" w:cs="Times New Roman"/>
          <w:sz w:val="24"/>
          <w:szCs w:val="24"/>
        </w:rPr>
        <w:t xml:space="preserve"> (</w:t>
      </w:r>
      <w:r w:rsidR="00072621" w:rsidRPr="00F933F7">
        <w:rPr>
          <w:rFonts w:ascii="Times New Roman" w:hAnsi="Times New Roman" w:cs="Times New Roman"/>
          <w:sz w:val="24"/>
          <w:szCs w:val="24"/>
        </w:rPr>
        <w:t>53 umami and 61 bitter</w:t>
      </w:r>
      <w:r w:rsidR="001845E4" w:rsidRPr="00F933F7">
        <w:rPr>
          <w:rFonts w:ascii="Times New Roman" w:hAnsi="Times New Roman" w:cs="Times New Roman"/>
          <w:sz w:val="24"/>
          <w:szCs w:val="24"/>
        </w:rPr>
        <w:t>)</w:t>
      </w:r>
      <w:r w:rsidR="00072621" w:rsidRPr="00F933F7">
        <w:rPr>
          <w:rFonts w:ascii="Times New Roman" w:hAnsi="Times New Roman" w:cs="Times New Roman"/>
          <w:sz w:val="24"/>
          <w:szCs w:val="24"/>
        </w:rPr>
        <w:t xml:space="preserve">. </w:t>
      </w:r>
      <w:bookmarkStart w:id="19" w:name="OLE_LINK20"/>
      <w:r w:rsidR="00072621" w:rsidRPr="00F933F7">
        <w:rPr>
          <w:rFonts w:ascii="Times New Roman" w:hAnsi="Times New Roman" w:cs="Times New Roman"/>
          <w:sz w:val="24"/>
          <w:szCs w:val="24"/>
        </w:rPr>
        <w:t>Consi</w:t>
      </w:r>
      <w:r w:rsidR="00072621" w:rsidRPr="004B742B">
        <w:rPr>
          <w:rFonts w:ascii="Times New Roman" w:hAnsi="Times New Roman" w:cs="Times New Roman"/>
          <w:sz w:val="24"/>
          <w:szCs w:val="24"/>
        </w:rPr>
        <w:t>dering the inhibitory effect of umami substances on bitterness,</w:t>
      </w:r>
      <w:bookmarkEnd w:id="19"/>
      <w:r w:rsidR="00072621" w:rsidRPr="004B742B">
        <w:rPr>
          <w:rFonts w:ascii="Times New Roman" w:hAnsi="Times New Roman" w:cs="Times New Roman"/>
          <w:sz w:val="24"/>
          <w:szCs w:val="24"/>
        </w:rPr>
        <w:t xml:space="preserve"> we labeled umami peptides as positive and bitter peptides as negative</w:t>
      </w:r>
      <w:r w:rsidR="00072621" w:rsidRPr="004B742B">
        <w:rPr>
          <w:rFonts w:ascii="Times New Roman" w:hAnsi="Times New Roman" w:cs="Times New Roman"/>
          <w:sz w:val="24"/>
          <w:szCs w:val="24"/>
        </w:rPr>
        <w:fldChar w:fldCharType="begin">
          <w:fldData xml:space="preserve">PEVuZE5vdGU+PENpdGU+PEF1dGhvcj5LaW08L0F1dGhvcj48WWVhcj4yMDE1PC9ZZWFyPjxSZWNO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</w:fldData>
        </w:fldChar>
      </w:r>
      <w:r w:rsidR="00072621" w:rsidRPr="004B742B">
        <w:rPr>
          <w:rFonts w:ascii="Times New Roman" w:hAnsi="Times New Roman" w:cs="Times New Roman"/>
          <w:sz w:val="24"/>
          <w:szCs w:val="24"/>
        </w:rPr>
        <w:instrText xml:space="preserve"> ADDIN EN.CITE </w:instrText>
      </w:r>
      <w:r w:rsidR="00072621" w:rsidRPr="004B742B">
        <w:rPr>
          <w:rFonts w:ascii="Times New Roman" w:hAnsi="Times New Roman" w:cs="Times New Roman"/>
          <w:sz w:val="24"/>
          <w:szCs w:val="24"/>
        </w:rPr>
        <w:fldChar w:fldCharType="begin">
          <w:fldData xml:space="preserve">PEVuZE5vdGU+PENpdGU+PEF1dGhvcj5LaW08L0F1dGhvcj48WWVhcj4yMDE1PC9ZZWFyPjxSZWNO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</w:fldData>
        </w:fldChar>
      </w:r>
      <w:r w:rsidR="00072621" w:rsidRPr="004B742B">
        <w:rPr>
          <w:rFonts w:ascii="Times New Roman" w:hAnsi="Times New Roman" w:cs="Times New Roman"/>
          <w:sz w:val="24"/>
          <w:szCs w:val="24"/>
        </w:rPr>
        <w:instrText xml:space="preserve"> ADDIN EN.CITE.DATA </w:instrText>
      </w:r>
      <w:r w:rsidR="00072621" w:rsidRPr="004B742B">
        <w:rPr>
          <w:rFonts w:ascii="Times New Roman" w:hAnsi="Times New Roman" w:cs="Times New Roman"/>
          <w:sz w:val="24"/>
          <w:szCs w:val="24"/>
        </w:rPr>
      </w:r>
      <w:r w:rsidR="00072621" w:rsidRPr="004B742B">
        <w:rPr>
          <w:rFonts w:ascii="Times New Roman" w:hAnsi="Times New Roman" w:cs="Times New Roman"/>
          <w:sz w:val="24"/>
          <w:szCs w:val="24"/>
        </w:rPr>
        <w:fldChar w:fldCharType="end"/>
      </w:r>
      <w:r w:rsidR="00072621" w:rsidRPr="004B742B">
        <w:rPr>
          <w:rFonts w:ascii="Times New Roman" w:hAnsi="Times New Roman" w:cs="Times New Roman"/>
          <w:sz w:val="24"/>
          <w:szCs w:val="24"/>
        </w:rPr>
      </w:r>
      <w:r w:rsidR="00072621" w:rsidRPr="004B742B">
        <w:rPr>
          <w:rFonts w:ascii="Times New Roman" w:hAnsi="Times New Roman" w:cs="Times New Roman"/>
          <w:sz w:val="24"/>
          <w:szCs w:val="24"/>
        </w:rPr>
        <w:fldChar w:fldCharType="separate"/>
      </w:r>
      <w:r w:rsidR="00072621" w:rsidRPr="004B742B">
        <w:rPr>
          <w:rFonts w:ascii="Times New Roman" w:hAnsi="Times New Roman" w:cs="Times New Roman"/>
          <w:noProof/>
          <w:sz w:val="24"/>
          <w:szCs w:val="24"/>
          <w:vertAlign w:val="superscript"/>
        </w:rPr>
        <w:t>[2,23]</w:t>
      </w:r>
      <w:r w:rsidR="00072621" w:rsidRPr="004B742B">
        <w:rPr>
          <w:rFonts w:ascii="Times New Roman" w:hAnsi="Times New Roman" w:cs="Times New Roman"/>
          <w:sz w:val="24"/>
          <w:szCs w:val="24"/>
        </w:rPr>
        <w:fldChar w:fldCharType="end"/>
      </w:r>
      <w:r w:rsidR="00072621" w:rsidRPr="004B742B">
        <w:rPr>
          <w:rFonts w:ascii="Times New Roman" w:hAnsi="Times New Roman" w:cs="Times New Roman"/>
          <w:sz w:val="24"/>
          <w:szCs w:val="24"/>
        </w:rPr>
        <w:t>.</w:t>
      </w:r>
      <w:r w:rsidR="00431019" w:rsidRPr="004B742B">
        <w:rPr>
          <w:rFonts w:ascii="Times New Roman" w:hAnsi="Times New Roman" w:cs="Times New Roman"/>
          <w:sz w:val="24"/>
          <w:szCs w:val="24"/>
        </w:rPr>
        <w:t xml:space="preserve"> </w:t>
      </w:r>
      <w:r w:rsidR="00F933F7" w:rsidRPr="00F933F7">
        <w:rPr>
          <w:rFonts w:ascii="Times New Roman" w:hAnsi="Times New Roman" w:cs="Times New Roman" w:hint="eastAsia"/>
          <w:sz w:val="24"/>
          <w:szCs w:val="24"/>
          <w:highlight w:val="red"/>
        </w:rPr>
        <w:t>【我们把数据发布在</w:t>
      </w:r>
      <w:r w:rsidR="00F933F7" w:rsidRPr="00F933F7">
        <w:rPr>
          <w:rFonts w:ascii="Times New Roman" w:hAnsi="Times New Roman" w:cs="Times New Roman" w:hint="eastAsia"/>
          <w:sz w:val="24"/>
          <w:szCs w:val="24"/>
          <w:highlight w:val="red"/>
        </w:rPr>
        <w:t>wwww</w:t>
      </w:r>
      <w:r w:rsidR="00F933F7" w:rsidRPr="00F933F7">
        <w:rPr>
          <w:rFonts w:ascii="Times New Roman" w:hAnsi="Times New Roman" w:cs="Times New Roman"/>
          <w:sz w:val="24"/>
          <w:szCs w:val="24"/>
          <w:highlight w:val="red"/>
        </w:rPr>
        <w:t>,</w:t>
      </w:r>
      <w:r w:rsidR="00F933F7" w:rsidRPr="00F933F7">
        <w:rPr>
          <w:rFonts w:ascii="Times New Roman" w:hAnsi="Times New Roman" w:cs="Times New Roman" w:hint="eastAsia"/>
          <w:sz w:val="24"/>
          <w:szCs w:val="24"/>
          <w:highlight w:val="red"/>
        </w:rPr>
        <w:t>】</w:t>
      </w:r>
    </w:p>
    <w:p w14:paraId="0ACFD244" w14:textId="5A0CE543" w:rsidR="005A0261" w:rsidRPr="004B742B" w:rsidRDefault="00072621"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we used ‘Tastes’, ‘Sour’, ‘Sweet’, ‘Bitter’, ‘Salty’, ‘Umami’, ‘Kokumi’, ‘Astringent’, and ‘Peptides’ as keywords to search in Web of Science.</w:t>
      </w:r>
      <w:r w:rsidR="00431019" w:rsidRPr="004B742B">
        <w:rPr>
          <w:rFonts w:ascii="Times New Roman" w:hAnsi="Times New Roman" w:cs="Times New Roman"/>
          <w:sz w:val="24"/>
          <w:szCs w:val="24"/>
        </w:rPr>
        <w:t xml:space="preserve"> Finally, we got 483 peptides and show</w:t>
      </w:r>
      <w:r w:rsidR="00986AE9">
        <w:rPr>
          <w:rFonts w:ascii="Times New Roman" w:hAnsi="Times New Roman" w:cs="Times New Roman"/>
          <w:sz w:val="24"/>
          <w:szCs w:val="24"/>
        </w:rPr>
        <w:t>ed</w:t>
      </w:r>
      <w:r w:rsidR="00431019" w:rsidRPr="004B742B">
        <w:rPr>
          <w:rFonts w:ascii="Times New Roman" w:hAnsi="Times New Roman" w:cs="Times New Roman"/>
          <w:sz w:val="24"/>
          <w:szCs w:val="24"/>
        </w:rPr>
        <w:t xml:space="preserve"> them on TastepeptidesDB</w:t>
      </w:r>
      <w:r w:rsidR="00986AE9">
        <w:rPr>
          <w:rFonts w:ascii="Times New Roman" w:hAnsi="Times New Roman" w:cs="Times New Roman"/>
          <w:sz w:val="24"/>
          <w:szCs w:val="24"/>
        </w:rPr>
        <w:t xml:space="preserve"> with the address </w:t>
      </w:r>
      <w:r w:rsidR="00431019" w:rsidRPr="004B742B">
        <w:rPr>
          <w:rFonts w:ascii="Times New Roman" w:hAnsi="Times New Roman" w:cs="Times New Roman"/>
          <w:sz w:val="24"/>
          <w:szCs w:val="24"/>
        </w:rPr>
        <w:t>http://tastepeptides-meta.com:7777/database/son/1.</w:t>
      </w:r>
    </w:p>
    <w:p w14:paraId="6EA746E4" w14:textId="280E9AFF" w:rsidR="004C2AD9" w:rsidRPr="004B742B" w:rsidRDefault="004C2AD9"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 xml:space="preserve">2.2 </w:t>
      </w:r>
      <w:r w:rsidR="001E2FC5" w:rsidRPr="004B742B">
        <w:rPr>
          <w:rFonts w:ascii="Times New Roman" w:hAnsi="Times New Roman" w:cs="Times New Roman"/>
          <w:sz w:val="24"/>
          <w:szCs w:val="24"/>
        </w:rPr>
        <w:t>Feature structure</w:t>
      </w:r>
    </w:p>
    <w:p w14:paraId="7F623FDD" w14:textId="6BE3EF9C" w:rsidR="00535EFB" w:rsidRPr="004B742B" w:rsidRDefault="00535EFB"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Feature selection</w:t>
      </w:r>
      <w:r w:rsidR="00986AE9">
        <w:rPr>
          <w:rFonts w:ascii="Times New Roman" w:hAnsi="Times New Roman" w:cs="Times New Roman"/>
          <w:sz w:val="24"/>
          <w:szCs w:val="24"/>
        </w:rPr>
        <w:t xml:space="preserve"> </w:t>
      </w:r>
      <w:r w:rsidR="002658C5" w:rsidRPr="004B742B">
        <w:rPr>
          <w:rFonts w:ascii="Times New Roman" w:hAnsi="Times New Roman" w:cs="Times New Roman"/>
          <w:sz w:val="24"/>
          <w:szCs w:val="24"/>
        </w:rPr>
        <w:t>was</w:t>
      </w:r>
      <w:r w:rsidRPr="004B742B">
        <w:rPr>
          <w:rFonts w:ascii="Times New Roman" w:hAnsi="Times New Roman" w:cs="Times New Roman"/>
          <w:sz w:val="24"/>
          <w:szCs w:val="24"/>
        </w:rPr>
        <w:t xml:space="preserve"> divided into 4 steps (Figure </w:t>
      </w:r>
      <w:r w:rsidR="002658C5" w:rsidRPr="004B742B">
        <w:rPr>
          <w:rFonts w:ascii="Times New Roman" w:hAnsi="Times New Roman" w:cs="Times New Roman"/>
          <w:sz w:val="24"/>
          <w:szCs w:val="24"/>
        </w:rPr>
        <w:t>2a</w:t>
      </w:r>
      <w:r w:rsidRPr="004B742B">
        <w:rPr>
          <w:rFonts w:ascii="Times New Roman" w:hAnsi="Times New Roman" w:cs="Times New Roman"/>
          <w:sz w:val="24"/>
          <w:szCs w:val="24"/>
        </w:rPr>
        <w:t>):</w:t>
      </w:r>
    </w:p>
    <w:p w14:paraId="39FEB7DE" w14:textId="57AC47B4" w:rsidR="002658C5" w:rsidRPr="004B742B" w:rsidRDefault="00535EFB" w:rsidP="004B742B">
      <w:pPr>
        <w:spacing w:line="480" w:lineRule="auto"/>
        <w:rPr>
          <w:rFonts w:ascii="Times New Roman" w:hAnsi="Times New Roman" w:cs="Times New Roman"/>
          <w:sz w:val="24"/>
          <w:szCs w:val="24"/>
        </w:rPr>
      </w:pPr>
      <w:r w:rsidRPr="004B742B">
        <w:rPr>
          <w:rFonts w:ascii="Times New Roman" w:hAnsi="Times New Roman" w:cs="Times New Roman"/>
          <w:b/>
          <w:bCs/>
          <w:sz w:val="24"/>
          <w:szCs w:val="24"/>
        </w:rPr>
        <w:t>Step 1</w:t>
      </w:r>
      <w:r w:rsidRPr="004B742B">
        <w:rPr>
          <w:rFonts w:ascii="Times New Roman" w:hAnsi="Times New Roman" w:cs="Times New Roman"/>
          <w:sz w:val="24"/>
          <w:szCs w:val="24"/>
        </w:rPr>
        <w:t xml:space="preserve">: </w:t>
      </w:r>
      <w:r w:rsidR="002658C5" w:rsidRPr="004B742B">
        <w:rPr>
          <w:rFonts w:ascii="Times New Roman" w:hAnsi="Times New Roman" w:cs="Times New Roman"/>
          <w:sz w:val="24"/>
          <w:szCs w:val="24"/>
        </w:rPr>
        <w:t xml:space="preserve">For each peptide, 208 molecular descriptors were calculated </w:t>
      </w:r>
      <w:del w:id="20" w:author="周 天行" w:date="2021-12-17T12:38:00Z">
        <w:r w:rsidR="002658C5" w:rsidRPr="004B742B" w:rsidDel="00670584">
          <w:rPr>
            <w:rFonts w:ascii="Times New Roman" w:hAnsi="Times New Roman" w:cs="Times New Roman"/>
            <w:sz w:val="24"/>
            <w:szCs w:val="24"/>
          </w:rPr>
          <w:delText xml:space="preserve">through </w:delText>
        </w:r>
      </w:del>
      <w:bookmarkStart w:id="21" w:name="OLE_LINK21"/>
      <w:ins w:id="22" w:author="周 天行" w:date="2021-12-17T12:42:00Z">
        <w:r w:rsidR="00670584">
          <w:rPr>
            <w:rFonts w:ascii="Times New Roman" w:hAnsi="Times New Roman" w:cs="Times New Roman"/>
            <w:sz w:val="24"/>
            <w:szCs w:val="24"/>
          </w:rPr>
          <w:t>with</w:t>
        </w:r>
      </w:ins>
      <w:ins w:id="23" w:author="周 天行" w:date="2021-12-17T12:38:00Z">
        <w:r w:rsidR="00670584" w:rsidRPr="004B742B">
          <w:rPr>
            <w:rFonts w:ascii="Times New Roman" w:hAnsi="Times New Roman" w:cs="Times New Roman"/>
            <w:sz w:val="24"/>
            <w:szCs w:val="24"/>
          </w:rPr>
          <w:t xml:space="preserve"> </w:t>
        </w:r>
      </w:ins>
      <w:r w:rsidR="002658C5" w:rsidRPr="004B742B">
        <w:rPr>
          <w:rFonts w:ascii="Times New Roman" w:hAnsi="Times New Roman" w:cs="Times New Roman"/>
          <w:sz w:val="24"/>
          <w:szCs w:val="24"/>
        </w:rPr>
        <w:t xml:space="preserve">the </w:t>
      </w:r>
      <w:r w:rsidRPr="004B742B">
        <w:rPr>
          <w:rFonts w:ascii="Times New Roman" w:hAnsi="Times New Roman" w:cs="Times New Roman"/>
          <w:sz w:val="24"/>
          <w:szCs w:val="24"/>
        </w:rPr>
        <w:t>chemometrics special toolkit RDKit 2020.9.1</w:t>
      </w:r>
      <w:bookmarkEnd w:id="21"/>
      <w:r w:rsidRPr="004B742B">
        <w:rPr>
          <w:rFonts w:ascii="Times New Roman" w:hAnsi="Times New Roman" w:cs="Times New Roman"/>
          <w:color w:val="000000"/>
          <w:sz w:val="24"/>
          <w:szCs w:val="24"/>
          <w:shd w:val="clear" w:color="auto" w:fill="FFFFFF"/>
        </w:rPr>
        <w:fldChar w:fldCharType="begin"/>
      </w:r>
      <w:r w:rsidR="00431019" w:rsidRPr="004B742B">
        <w:rPr>
          <w:rFonts w:ascii="Times New Roman" w:hAnsi="Times New Roman" w:cs="Times New Roman"/>
          <w:color w:val="000000"/>
          <w:sz w:val="24"/>
          <w:szCs w:val="24"/>
          <w:shd w:val="clear" w:color="auto" w:fill="FFFFFF"/>
        </w:rPr>
        <w:instrText xml:space="preserve"> ADDIN EN.CITE &lt;EndNote&gt;&lt;Cite&gt;&lt;Author&gt;Landrum&lt;/Author&gt;&lt;Year&gt;2006&lt;/Year&gt;&lt;RecNum&gt;6&lt;/RecNum&gt;&lt;DisplayText&gt;&lt;style face="superscript"&gt;[24]&lt;/style&gt;&lt;/DisplayText&gt;&lt;record&gt;&lt;rec-number&gt;6&lt;/rec-number&gt;&lt;foreign-keys&gt;&lt;key app="EN" db-id="d92fa20fp0w0fpedxt1xtfxdz529zfra0std" timestamp="1635598644"&gt;6&lt;/key&gt;&lt;/foreign-keys&gt;&lt;ref-type name="Journal Article"&gt;17&lt;/ref-type&gt;&lt;contributors&gt;&lt;authors&gt;&lt;author&gt;Landrum, Greg&lt;/author&gt;&lt;/authors&gt;&lt;/contributors&gt;&lt;titles&gt;&lt;title&gt;RDKit: Open-source cheminformatics&lt;/title&gt;&lt;/titles&gt;&lt;dates&gt;&lt;year&gt;2006&lt;/year&gt;&lt;/dates&gt;&lt;urls&gt;&lt;/urls&gt;&lt;/record&gt;&lt;/Cite&gt;&lt;/EndNote&gt;</w:instrText>
      </w:r>
      <w:r w:rsidRPr="004B742B">
        <w:rPr>
          <w:rFonts w:ascii="Times New Roman" w:hAnsi="Times New Roman" w:cs="Times New Roman"/>
          <w:color w:val="000000"/>
          <w:sz w:val="24"/>
          <w:szCs w:val="24"/>
          <w:shd w:val="clear" w:color="auto" w:fill="FFFFFF"/>
        </w:rPr>
        <w:fldChar w:fldCharType="separate"/>
      </w:r>
      <w:r w:rsidR="00431019" w:rsidRPr="004B742B">
        <w:rPr>
          <w:rFonts w:ascii="Times New Roman" w:hAnsi="Times New Roman" w:cs="Times New Roman"/>
          <w:noProof/>
          <w:color w:val="000000"/>
          <w:sz w:val="24"/>
          <w:szCs w:val="24"/>
          <w:shd w:val="clear" w:color="auto" w:fill="FFFFFF"/>
          <w:vertAlign w:val="superscript"/>
        </w:rPr>
        <w:t>[24]</w:t>
      </w:r>
      <w:r w:rsidRPr="004B742B">
        <w:rPr>
          <w:rFonts w:ascii="Times New Roman" w:hAnsi="Times New Roman" w:cs="Times New Roman"/>
          <w:color w:val="000000"/>
          <w:sz w:val="24"/>
          <w:szCs w:val="24"/>
          <w:shd w:val="clear" w:color="auto" w:fill="FFFFFF"/>
        </w:rPr>
        <w:fldChar w:fldCharType="end"/>
      </w:r>
      <w:r w:rsidRPr="004B742B">
        <w:rPr>
          <w:rFonts w:ascii="Times New Roman" w:hAnsi="Times New Roman" w:cs="Times New Roman"/>
          <w:sz w:val="24"/>
          <w:szCs w:val="24"/>
        </w:rPr>
        <w:t xml:space="preserve">. </w:t>
      </w:r>
      <w:bookmarkStart w:id="24" w:name="OLE_LINK22"/>
      <w:r w:rsidR="002658C5" w:rsidRPr="004B742B">
        <w:rPr>
          <w:rFonts w:ascii="Times New Roman" w:hAnsi="Times New Roman" w:cs="Times New Roman"/>
          <w:sz w:val="24"/>
          <w:szCs w:val="24"/>
        </w:rPr>
        <w:t>Those descriptors well described the peptide</w:t>
      </w:r>
      <w:ins w:id="25" w:author="周 天行" w:date="2021-12-17T13:14:00Z">
        <w:r w:rsidR="00420209">
          <w:rPr>
            <w:rFonts w:ascii="Times New Roman" w:hAnsi="Times New Roman" w:cs="Times New Roman"/>
            <w:sz w:val="24"/>
            <w:szCs w:val="24"/>
          </w:rPr>
          <w:t>s’</w:t>
        </w:r>
      </w:ins>
      <w:del w:id="26" w:author="周 天行" w:date="2021-12-17T13:14:00Z">
        <w:r w:rsidR="002658C5" w:rsidRPr="004B742B" w:rsidDel="00420209">
          <w:rPr>
            <w:rFonts w:ascii="Times New Roman" w:hAnsi="Times New Roman" w:cs="Times New Roman"/>
            <w:sz w:val="24"/>
            <w:szCs w:val="24"/>
          </w:rPr>
          <w:delText>’s</w:delText>
        </w:r>
      </w:del>
      <w:r w:rsidR="002658C5" w:rsidRPr="004B742B">
        <w:rPr>
          <w:rFonts w:ascii="Times New Roman" w:hAnsi="Times New Roman" w:cs="Times New Roman"/>
          <w:sz w:val="24"/>
          <w:szCs w:val="24"/>
        </w:rPr>
        <w:t xml:space="preserve"> water solubility, electrostatic properties, atomic properties</w:t>
      </w:r>
      <w:bookmarkEnd w:id="24"/>
      <w:r w:rsidR="00DD73CD" w:rsidRPr="004B742B">
        <w:rPr>
          <w:rFonts w:ascii="Times New Roman" w:hAnsi="Times New Roman" w:cs="Times New Roman"/>
          <w:sz w:val="24"/>
          <w:szCs w:val="24"/>
        </w:rPr>
        <w:fldChar w:fldCharType="begin"/>
      </w:r>
      <w:r w:rsidR="00DD73CD" w:rsidRPr="004B742B">
        <w:rPr>
          <w:rFonts w:ascii="Times New Roman" w:hAnsi="Times New Roman" w:cs="Times New Roman"/>
          <w:sz w:val="24"/>
          <w:szCs w:val="24"/>
        </w:rPr>
        <w:instrText xml:space="preserve"> ADDIN EN.CITE &lt;EndNote&gt;&lt;Cite&gt;&lt;Author&gt;Marcou&lt;/Author&gt;&lt;Year&gt;2012&lt;/Year&gt;&lt;RecNum&gt;45&lt;/RecNum&gt;&lt;DisplayText&gt;&lt;style face="superscript"&gt;[25]&lt;/style&gt;&lt;/DisplayText&gt;&lt;record&gt;&lt;rec-number&gt;45&lt;/rec-number&gt;&lt;foreign-keys&gt;&lt;key app="EN" db-id="d92fa20fp0w0fpedxt1xtfxdz529zfra0std" timestamp="1638773764"&gt;45&lt;/key&gt;&lt;/foreign-keys&gt;&lt;ref-type name="Journal Article"&gt;17&lt;/ref-type&gt;&lt;contributors&gt;&lt;authors&gt;&lt;author&gt;Marcou, G.&lt;/author&gt;&lt;author&gt;Horvath, D.&lt;/author&gt;&lt;author&gt;Solov&amp;apos;ev, V.&lt;/author&gt;&lt;author&gt;Arrault, A.&lt;/author&gt;&lt;author&gt;Vayer, P.&lt;/author&gt;&lt;author&gt;Varnek, A.&lt;/author&gt;&lt;/authors&gt;&lt;/contributors&gt;&lt;titles&gt;&lt;title&gt;Interpretability of SAR/QSAR Models of any Complexity by Atomic Contributions&lt;/title&gt;&lt;secondary-title&gt;Molecular Informatics&lt;/secondary-title&gt;&lt;/titles&gt;&lt;periodical&gt;&lt;full-title&gt;Molecular Informatics&lt;/full-title&gt;&lt;/periodical&gt;&lt;pages&gt;639-642&lt;/pages&gt;&lt;volume&gt;31&lt;/volume&gt;&lt;number&gt;9&lt;/number&gt;&lt;dates&gt;&lt;year&gt;2012&lt;/year&gt;&lt;/dates&gt;&lt;isbn&gt;1868-1743&lt;/isbn&gt;&lt;urls&gt;&lt;related-urls&gt;&lt;url&gt;https://onlinelibrary.wiley.com/doi/abs/10.1002/minf.201100136&lt;/url&gt;&lt;/related-urls&gt;&lt;/urls&gt;&lt;electronic-resource-num&gt;https://doi.org/10.1002/minf.201100136&lt;/electronic-resource-num&gt;&lt;/record&gt;&lt;/Cite&gt;&lt;/EndNote&gt;</w:instrText>
      </w:r>
      <w:r w:rsidR="00DD73CD" w:rsidRPr="004B742B">
        <w:rPr>
          <w:rFonts w:ascii="Times New Roman" w:hAnsi="Times New Roman" w:cs="Times New Roman"/>
          <w:sz w:val="24"/>
          <w:szCs w:val="24"/>
        </w:rPr>
        <w:fldChar w:fldCharType="separate"/>
      </w:r>
      <w:r w:rsidR="00DD73CD" w:rsidRPr="004B742B">
        <w:rPr>
          <w:rFonts w:ascii="Times New Roman" w:hAnsi="Times New Roman" w:cs="Times New Roman"/>
          <w:noProof/>
          <w:sz w:val="24"/>
          <w:szCs w:val="24"/>
          <w:vertAlign w:val="superscript"/>
        </w:rPr>
        <w:t>[25]</w:t>
      </w:r>
      <w:r w:rsidR="00DD73CD" w:rsidRPr="004B742B">
        <w:rPr>
          <w:rFonts w:ascii="Times New Roman" w:hAnsi="Times New Roman" w:cs="Times New Roman"/>
          <w:sz w:val="24"/>
          <w:szCs w:val="24"/>
        </w:rPr>
        <w:fldChar w:fldCharType="end"/>
      </w:r>
      <w:ins w:id="27" w:author="周 天行" w:date="2021-12-17T13:14:00Z">
        <w:r w:rsidR="00420209">
          <w:rPr>
            <w:rFonts w:ascii="Times New Roman" w:hAnsi="Times New Roman" w:cs="Times New Roman"/>
            <w:sz w:val="24"/>
            <w:szCs w:val="24"/>
          </w:rPr>
          <w:t xml:space="preserve"> and</w:t>
        </w:r>
      </w:ins>
      <w:r w:rsidR="002658C5" w:rsidRPr="004B742B">
        <w:rPr>
          <w:rFonts w:ascii="Times New Roman" w:hAnsi="Times New Roman" w:cs="Times New Roman"/>
          <w:sz w:val="24"/>
          <w:szCs w:val="24"/>
        </w:rPr>
        <w:t>, etc. This study also added 69</w:t>
      </w:r>
      <w:ins w:id="28" w:author="周 天行" w:date="2021-12-17T13:15:00Z">
        <w:r w:rsidR="00420209">
          <w:rPr>
            <w:rFonts w:ascii="Times New Roman" w:hAnsi="Times New Roman" w:cs="Times New Roman"/>
            <w:sz w:val="24"/>
            <w:szCs w:val="24"/>
          </w:rPr>
          <w:t xml:space="preserve"> another</w:t>
        </w:r>
      </w:ins>
      <w:r w:rsidR="002658C5" w:rsidRPr="004B742B">
        <w:rPr>
          <w:rFonts w:ascii="Times New Roman" w:hAnsi="Times New Roman" w:cs="Times New Roman"/>
          <w:sz w:val="24"/>
          <w:szCs w:val="24"/>
        </w:rPr>
        <w:t xml:space="preserve"> descriptors including the planar properties, cyclic properties</w:t>
      </w:r>
      <w:r w:rsidR="00A87750"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&lt;EndNote&gt;&lt;Cite&gt;&lt;Author&gt;Frecer&lt;/Author&gt;&lt;Year&gt;2006&lt;/Year&gt;&lt;RecNum&gt;48&lt;/RecNum&gt;&lt;DisplayText&gt;&lt;style face="superscript"&gt;[26]&lt;/style&gt;&lt;/DisplayText&gt;&lt;record&gt;&lt;rec-number&gt;48&lt;/rec-number&gt;&lt;foreign-keys&gt;&lt;key app="EN" db-id="d92fa20fp0w0fpedxt1xtfxdz529zfra0std" timestamp="1638774374"&gt;48&lt;/key&gt;&lt;/foreign-keys&gt;&lt;ref-type name="Journal Article"&gt;17&lt;/ref-type&gt;&lt;contributors&gt;&lt;authors&gt;&lt;author&gt;Frecer, Vladimir&lt;/author&gt;&lt;/authors&gt;&lt;/contributors&gt;&lt;titles&gt;&lt;title&gt;QSAR analysis of antimicrobial and haemolytic effects of cyclic cationic antimicrobial peptides derived from protegrin-1&lt;/title&gt;&lt;secondary-title&gt;Bioorganic &amp;amp; Medicinal Chemistry&lt;/secondary-title&gt;&lt;/titles&gt;&lt;periodical&gt;&lt;full-title&gt;Bioorganic &amp;amp; Medicinal Chemistry&lt;/full-title&gt;&lt;/periodical&gt;&lt;pages&gt;6065-6074&lt;/pages&gt;&lt;volume&gt;14&lt;/volume&gt;&lt;number&gt;17&lt;/number&gt;&lt;keywords&gt;&lt;keyword&gt;Cationic antimicrobial peptides&lt;/keyword&gt;&lt;keyword&gt;QSAR analysis&lt;/keyword&gt;&lt;keyword&gt;Genetic function approximation algorithm&lt;/keyword&gt;&lt;keyword&gt;Molecular properties&lt;/keyword&gt;&lt;keyword&gt;Optimisation of antimicrobial and haemolytic effects&lt;/keyword&gt;&lt;/keywords&gt;&lt;dates&gt;&lt;year&gt;2006&lt;/year&gt;&lt;pub-dates&gt;&lt;date&gt;2006/09/01/&lt;/date&gt;&lt;/pub-dates&gt;&lt;/dates&gt;&lt;isbn&gt;0968-0896&lt;/isbn&gt;&lt;urls&gt;&lt;related-urls&gt;&lt;url&gt;https://www.sciencedirect.com/science/article/pii/S0968089606003531&lt;/url&gt;&lt;/related-urls&gt;&lt;/urls&gt;&lt;electronic-resource-num&gt;https://doi.org/10.1016/j.bmc.2006.05.005&lt;/electronic-resource-num&gt;&lt;/record&gt;&lt;/Cite&gt;&lt;/EndNote&gt;</w:instrText>
      </w:r>
      <w:r w:rsidR="00A87750"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[26]</w:t>
      </w:r>
      <w:r w:rsidR="00A87750" w:rsidRPr="004B742B">
        <w:rPr>
          <w:rFonts w:ascii="Times New Roman" w:hAnsi="Times New Roman" w:cs="Times New Roman"/>
          <w:sz w:val="24"/>
          <w:szCs w:val="24"/>
        </w:rPr>
        <w:fldChar w:fldCharType="end"/>
      </w:r>
      <w:r w:rsidR="002658C5" w:rsidRPr="004B742B">
        <w:rPr>
          <w:rFonts w:ascii="Times New Roman" w:hAnsi="Times New Roman" w:cs="Times New Roman"/>
          <w:sz w:val="24"/>
          <w:szCs w:val="24"/>
        </w:rPr>
        <w:t>, aromatic properties</w:t>
      </w:r>
      <w:r w:rsidR="00DD73C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&lt;EndNote&gt;&lt;Cite&gt;&lt;Author&gt;Adamczak&lt;/Author&gt;&lt;Year&gt;2020&lt;/Year&gt;&lt;RecNum&gt;46&lt;/RecNum&gt;&lt;DisplayText&gt;&lt;style face="superscript"&gt;[27]&lt;/style&gt;&lt;/DisplayText&gt;&lt;record&gt;&lt;rec-number&gt;46&lt;/rec-number&gt;&lt;foreign-keys&gt;&lt;key app="EN" db-id="d92fa20fp0w0fpedxt1xtfxdz529zfra0std" timestamp="1638774146"&gt;46&lt;/key&gt;&lt;/foreign-keys&gt;&lt;ref-type name="Journal Article"&gt;17&lt;/ref-type&gt;&lt;contributors&gt;&lt;authors&gt;&lt;author&gt;Adamczak, A.&lt;/author&gt;&lt;author&gt;Ozarowski, M.&lt;/author&gt;&lt;author&gt;Karpinski, T. M.&lt;/author&gt;&lt;/authors&gt;&lt;/contributors&gt;&lt;titles&gt;&lt;title&gt;Antibacterial Activity of Some Flavonoids and Organic Acids Widely Distributed in Plants&lt;/title&gt;&lt;secondary-title&gt;Journal of Clinical Medicine&lt;/secondary-title&gt;&lt;/titles&gt;&lt;periodical&gt;&lt;full-title&gt;Journal of Clinical Medicine&lt;/full-title&gt;&lt;/periodical&gt;&lt;volume&gt;9&lt;/volume&gt;&lt;number&gt;1&lt;/number&gt;&lt;dates&gt;&lt;year&gt;2020&lt;/year&gt;&lt;pub-dates&gt;&lt;date&gt;Jan&lt;/date&gt;&lt;/pub-dates&gt;&lt;/dates&gt;&lt;accession-num&gt;WOS:000515388400109&lt;/accession-num&gt;&lt;urls&gt;&lt;related-urls&gt;&lt;url&gt;&amp;lt;Go to ISI&amp;gt;://WOS:000515388400109&lt;/url&gt;&lt;/related-urls&gt;&lt;/urls&gt;&lt;custom7&gt;109&lt;/custom7&gt;&lt;electronic-resource-num&gt;10.3390/jcm9010109&lt;/electronic-resource-num&gt;&lt;/record&gt;&lt;/Cite&gt;&lt;/EndNote&gt;</w:instrText>
      </w:r>
      <w:r w:rsidR="00DD73C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[27]</w:t>
      </w:r>
      <w:r w:rsidR="00DD73CD" w:rsidRPr="004B742B">
        <w:rPr>
          <w:rFonts w:ascii="Times New Roman" w:hAnsi="Times New Roman" w:cs="Times New Roman"/>
          <w:sz w:val="24"/>
          <w:szCs w:val="24"/>
        </w:rPr>
        <w:fldChar w:fldCharType="end"/>
      </w:r>
      <w:r w:rsidR="002658C5" w:rsidRPr="004B742B">
        <w:rPr>
          <w:rFonts w:ascii="Times New Roman" w:hAnsi="Times New Roman" w:cs="Times New Roman"/>
          <w:sz w:val="24"/>
          <w:szCs w:val="24"/>
        </w:rPr>
        <w:t xml:space="preserve">, </w:t>
      </w:r>
      <w:r w:rsidR="00C875A2" w:rsidRPr="004B742B">
        <w:rPr>
          <w:rFonts w:ascii="Times New Roman" w:hAnsi="Times New Roman" w:cs="Times New Roman"/>
          <w:sz w:val="24"/>
          <w:szCs w:val="24"/>
        </w:rPr>
        <w:t>electrostatic properties</w:t>
      </w:r>
      <w:r w:rsidR="00A87750"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&lt;EndNote&gt;&lt;Cite&gt;&lt;Author&gt;Bhonsle&lt;/Author&gt;&lt;Year&gt;2007&lt;/Year&gt;&lt;RecNum&gt;47&lt;/RecNum&gt;&lt;DisplayText&gt;&lt;style face="superscript"&gt;[28]&lt;/style&gt;&lt;/DisplayText&gt;&lt;record&gt;&lt;rec-number&gt;47&lt;/rec-number&gt;&lt;foreign-keys&gt;&lt;key app="EN" db-id="d92fa20fp0w0fpedxt1xtfxdz529zfra0std" timestamp="1638774267"&gt;47&lt;/key&gt;&lt;/foreign-keys&gt;&lt;ref-type name="Journal Article"&gt;17&lt;/ref-type&gt;&lt;contributors&gt;&lt;authors&gt;&lt;author&gt;Bhonsle, Jayendra B.&lt;/author&gt;&lt;author&gt;Venugopal, Divakaramenon&lt;/author&gt;&lt;author&gt;Huddler, Donald P.&lt;/author&gt;&lt;author&gt;Magill, Alan J.&lt;/author&gt;&lt;author&gt;Hicks, Rickey P.&lt;/author&gt;&lt;/authors&gt;&lt;/contributors&gt;&lt;titles&gt;&lt;title&gt;Application of 3D-QSAR for identification of descriptors defining bioactivity of antimicrobial peptides&lt;/title&gt;&lt;secondary-title&gt;Journal of Medicinal Chemistry&lt;/secondary-title&gt;&lt;/titles&gt;&lt;periodical&gt;&lt;full-title&gt;Journal of Medicinal Chemistry&lt;/full-title&gt;&lt;/periodical&gt;&lt;pages&gt;6545-6553&lt;/pages&gt;&lt;volume&gt;50&lt;/volume&gt;&lt;number&gt;26&lt;/number&gt;&lt;dates&gt;&lt;year&gt;2007&lt;/year&gt;&lt;pub-dates&gt;&lt;date&gt;Dec 27&lt;/date&gt;&lt;/pub-dates&gt;&lt;/dates&gt;&lt;isbn&gt;0022-2623&lt;/isbn&gt;&lt;accession-num&gt;WOS:000251845400015&lt;/accession-num&gt;&lt;urls&gt;&lt;related-urls&gt;&lt;url&gt;&amp;lt;Go to ISI&amp;gt;://WOS:000251845400015&lt;/url&gt;&lt;/related-urls&gt;&lt;/urls&gt;&lt;electronic-resource-num&gt;10.1021/jm070884y&lt;/electronic-resource-num&gt;&lt;/record&gt;&lt;/Cite&gt;&lt;/EndNote&gt;</w:instrText>
      </w:r>
      <w:r w:rsidR="00A87750"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[28]</w:t>
      </w:r>
      <w:r w:rsidR="00A87750" w:rsidRPr="004B742B">
        <w:rPr>
          <w:rFonts w:ascii="Times New Roman" w:hAnsi="Times New Roman" w:cs="Times New Roman"/>
          <w:sz w:val="24"/>
          <w:szCs w:val="24"/>
        </w:rPr>
        <w:fldChar w:fldCharType="end"/>
      </w:r>
      <w:r w:rsidR="00C875A2" w:rsidRPr="004B742B">
        <w:rPr>
          <w:rFonts w:ascii="Times New Roman" w:hAnsi="Times New Roman" w:cs="Times New Roman"/>
          <w:sz w:val="24"/>
          <w:szCs w:val="24"/>
        </w:rPr>
        <w:t xml:space="preserve"> </w:t>
      </w:r>
      <w:r w:rsidR="002658C5" w:rsidRPr="004B742B">
        <w:rPr>
          <w:rFonts w:ascii="Times New Roman" w:hAnsi="Times New Roman" w:cs="Times New Roman"/>
          <w:sz w:val="24"/>
          <w:szCs w:val="24"/>
        </w:rPr>
        <w:t>and</w:t>
      </w:r>
      <w:r w:rsidR="00C20890">
        <w:rPr>
          <w:rFonts w:ascii="Times New Roman" w:hAnsi="Times New Roman" w:cs="Times New Roman"/>
          <w:sz w:val="24"/>
          <w:szCs w:val="24"/>
        </w:rPr>
        <w:t xml:space="preserve"> the</w:t>
      </w:r>
      <w:r w:rsidR="002658C5" w:rsidRPr="004B742B">
        <w:rPr>
          <w:rFonts w:ascii="Times New Roman" w:hAnsi="Times New Roman" w:cs="Times New Roman"/>
          <w:sz w:val="24"/>
          <w:szCs w:val="24"/>
        </w:rPr>
        <w:t xml:space="preserve"> </w:t>
      </w:r>
      <w:r w:rsidR="00C875A2" w:rsidRPr="004B742B">
        <w:rPr>
          <w:rFonts w:ascii="Times New Roman" w:hAnsi="Times New Roman" w:cs="Times New Roman"/>
          <w:sz w:val="24"/>
          <w:szCs w:val="24"/>
        </w:rPr>
        <w:t xml:space="preserve">first and last amino acid properties </w:t>
      </w:r>
      <w:r w:rsidR="002658C5" w:rsidRPr="004B742B">
        <w:rPr>
          <w:rFonts w:ascii="Times New Roman" w:hAnsi="Times New Roman" w:cs="Times New Roman"/>
          <w:sz w:val="24"/>
          <w:szCs w:val="24"/>
        </w:rPr>
        <w:t>(Such as the presence or absence of C-terminal hydrophobic amino acids</w:t>
      </w:r>
      <w:r w:rsidR="002658C5" w:rsidRPr="004B742B">
        <w:rPr>
          <w:rFonts w:ascii="Times New Roman" w:hAnsi="Times New Roman" w:cs="Times New Roman"/>
          <w:color w:val="000000"/>
          <w:sz w:val="24"/>
          <w:szCs w:val="24"/>
          <w:shd w:val="clear" w:color="auto" w:fill="FFFFFF"/>
        </w:rPr>
        <w:fldChar w:fldCharType="begin"/>
      </w:r>
      <w:r w:rsidR="002658C5" w:rsidRPr="004B742B">
        <w:rPr>
          <w:rFonts w:ascii="Times New Roman" w:hAnsi="Times New Roman" w:cs="Times New Roman"/>
          <w:color w:val="000000"/>
          <w:sz w:val="24"/>
          <w:szCs w:val="24"/>
          <w:shd w:val="clear" w:color="auto" w:fill="FFFFFF"/>
        </w:rPr>
        <w:instrText xml:space="preserve"> ADDIN EN.CITE &lt;EndNote&gt;&lt;Cite&gt;&lt;Author&gt;Charoenkwan&lt;/Author&gt;&lt;Year&gt;2020&lt;/Year&gt;&lt;RecNum&gt;36&lt;/RecNum&gt;&lt;DisplayText&gt;&lt;style face="superscript"&gt;[14]&lt;/style&gt;&lt;/DisplayText&gt;&lt;record&gt;&lt;rec-number&gt;36&lt;/rec-number&gt;&lt;foreign-keys&gt;&lt;key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2658C5" w:rsidRPr="004B742B">
        <w:rPr>
          <w:rFonts w:ascii="Times New Roman" w:hAnsi="Times New Roman" w:cs="Times New Roman"/>
          <w:color w:val="000000"/>
          <w:sz w:val="24"/>
          <w:szCs w:val="24"/>
          <w:shd w:val="clear" w:color="auto" w:fill="FFFFFF"/>
        </w:rPr>
        <w:fldChar w:fldCharType="separate"/>
      </w:r>
      <w:r w:rsidR="002658C5" w:rsidRPr="004B742B">
        <w:rPr>
          <w:rFonts w:ascii="Times New Roman" w:hAnsi="Times New Roman" w:cs="Times New Roman"/>
          <w:noProof/>
          <w:color w:val="000000"/>
          <w:sz w:val="24"/>
          <w:szCs w:val="24"/>
          <w:shd w:val="clear" w:color="auto" w:fill="FFFFFF"/>
          <w:vertAlign w:val="superscript"/>
        </w:rPr>
        <w:t>[14]</w:t>
      </w:r>
      <w:r w:rsidR="002658C5" w:rsidRPr="004B742B">
        <w:rPr>
          <w:rFonts w:ascii="Times New Roman" w:hAnsi="Times New Roman" w:cs="Times New Roman"/>
          <w:color w:val="000000"/>
          <w:sz w:val="24"/>
          <w:szCs w:val="24"/>
          <w:shd w:val="clear" w:color="auto" w:fill="FFFFFF"/>
        </w:rPr>
        <w:fldChar w:fldCharType="end"/>
      </w:r>
      <w:r w:rsidR="002658C5" w:rsidRPr="004B742B">
        <w:rPr>
          <w:rFonts w:ascii="Times New Roman" w:hAnsi="Times New Roman" w:cs="Times New Roman"/>
          <w:sz w:val="24"/>
          <w:szCs w:val="24"/>
        </w:rPr>
        <w:t>).</w:t>
      </w:r>
      <w:r w:rsidR="00A87750" w:rsidRPr="004B742B">
        <w:rPr>
          <w:rFonts w:ascii="Times New Roman" w:hAnsi="Times New Roman" w:cs="Times New Roman"/>
          <w:sz w:val="24"/>
          <w:szCs w:val="24"/>
        </w:rPr>
        <w:t xml:space="preserve"> </w:t>
      </w:r>
      <w:bookmarkStart w:id="29" w:name="OLE_LINK10"/>
      <w:r w:rsidR="00A87750" w:rsidRPr="004B742B">
        <w:rPr>
          <w:rFonts w:ascii="Times New Roman" w:hAnsi="Times New Roman" w:cs="Times New Roman"/>
          <w:sz w:val="24"/>
          <w:szCs w:val="24"/>
        </w:rPr>
        <w:t>A total of 278 descriptor</w:t>
      </w:r>
      <w:del w:id="30" w:author="周 天行" w:date="2021-12-17T13:15:00Z">
        <w:r w:rsidR="00A87750" w:rsidRPr="004B742B" w:rsidDel="00420209">
          <w:rPr>
            <w:rFonts w:ascii="Times New Roman" w:hAnsi="Times New Roman" w:cs="Times New Roman"/>
            <w:sz w:val="24"/>
            <w:szCs w:val="24"/>
          </w:rPr>
          <w:delText>s</w:delText>
        </w:r>
      </w:del>
      <w:r w:rsidR="00A87750" w:rsidRPr="004B742B">
        <w:rPr>
          <w:rFonts w:ascii="Times New Roman" w:hAnsi="Times New Roman" w:cs="Times New Roman"/>
          <w:sz w:val="24"/>
          <w:szCs w:val="24"/>
        </w:rPr>
        <w:t xml:space="preserve"> features of peptide</w:t>
      </w:r>
      <w:del w:id="31" w:author="周 天行" w:date="2021-12-17T13:15:00Z">
        <w:r w:rsidR="00A87750" w:rsidRPr="004B742B" w:rsidDel="00420209">
          <w:rPr>
            <w:rFonts w:ascii="Times New Roman" w:hAnsi="Times New Roman" w:cs="Times New Roman"/>
            <w:sz w:val="24"/>
            <w:szCs w:val="24"/>
          </w:rPr>
          <w:delText>s</w:delText>
        </w:r>
      </w:del>
      <w:r w:rsidR="00A87750" w:rsidRPr="004B742B">
        <w:rPr>
          <w:rFonts w:ascii="Times New Roman" w:hAnsi="Times New Roman" w:cs="Times New Roman"/>
          <w:sz w:val="24"/>
          <w:szCs w:val="24"/>
        </w:rPr>
        <w:t xml:space="preserve"> were shown in Figure</w:t>
      </w:r>
      <w:r w:rsidR="00E14174" w:rsidRPr="004B742B">
        <w:rPr>
          <w:rFonts w:ascii="Times New Roman" w:hAnsi="Times New Roman" w:cs="Times New Roman"/>
          <w:sz w:val="24"/>
          <w:szCs w:val="24"/>
        </w:rPr>
        <w:t xml:space="preserve"> </w:t>
      </w:r>
      <w:r w:rsidR="00A87750" w:rsidRPr="004B742B">
        <w:rPr>
          <w:rFonts w:ascii="Times New Roman" w:hAnsi="Times New Roman" w:cs="Times New Roman"/>
          <w:sz w:val="24"/>
          <w:szCs w:val="24"/>
        </w:rPr>
        <w:lastRenderedPageBreak/>
        <w:t>S1</w:t>
      </w:r>
      <w:ins w:id="32" w:author="周 天行" w:date="2021-12-17T13:16:00Z">
        <w:r w:rsidR="00420209">
          <w:rPr>
            <w:rFonts w:ascii="Times New Roman" w:hAnsi="Times New Roman" w:cs="Times New Roman"/>
            <w:sz w:val="24"/>
            <w:szCs w:val="24"/>
          </w:rPr>
          <w:t>.</w:t>
        </w:r>
      </w:ins>
    </w:p>
    <w:bookmarkEnd w:id="29"/>
    <w:p w14:paraId="188CD747" w14:textId="420F1D3D" w:rsidR="00BA22CF" w:rsidRPr="004B742B" w:rsidRDefault="00535EFB" w:rsidP="004B742B">
      <w:pPr>
        <w:spacing w:line="480" w:lineRule="auto"/>
        <w:rPr>
          <w:rFonts w:ascii="Times New Roman" w:hAnsi="Times New Roman" w:cs="Times New Roman"/>
          <w:sz w:val="24"/>
          <w:szCs w:val="24"/>
        </w:rPr>
      </w:pPr>
      <w:r w:rsidRPr="004B742B">
        <w:rPr>
          <w:rFonts w:ascii="Times New Roman" w:hAnsi="Times New Roman" w:cs="Times New Roman"/>
          <w:b/>
          <w:bCs/>
          <w:sz w:val="24"/>
          <w:szCs w:val="24"/>
        </w:rPr>
        <w:t>Step 2</w:t>
      </w:r>
      <w:r w:rsidRPr="004B742B">
        <w:rPr>
          <w:rFonts w:ascii="Times New Roman" w:hAnsi="Times New Roman" w:cs="Times New Roman"/>
          <w:sz w:val="24"/>
          <w:szCs w:val="24"/>
        </w:rPr>
        <w:t xml:space="preserve">: </w:t>
      </w:r>
      <w:bookmarkStart w:id="33" w:name="OLE_LINK18"/>
      <w:r w:rsidRPr="004B742B">
        <w:rPr>
          <w:rFonts w:ascii="Times New Roman" w:hAnsi="Times New Roman" w:cs="Times New Roman"/>
          <w:sz w:val="24"/>
          <w:szCs w:val="24"/>
        </w:rPr>
        <w:t>Use the variance check</w:t>
      </w:r>
      <w:ins w:id="34" w:author="周 天行" w:date="2021-12-17T13:18:00Z">
        <w:r w:rsidR="00420209">
          <w:rPr>
            <w:rFonts w:ascii="Times New Roman" w:hAnsi="Times New Roman" w:cs="Times New Roman"/>
            <w:sz w:val="24"/>
            <w:szCs w:val="24"/>
          </w:rPr>
          <w:t>ing</w:t>
        </w:r>
      </w:ins>
      <w:r w:rsidRPr="004B742B">
        <w:rPr>
          <w:rFonts w:ascii="Times New Roman" w:hAnsi="Times New Roman" w:cs="Times New Roman"/>
          <w:sz w:val="24"/>
          <w:szCs w:val="24"/>
        </w:rPr>
        <w:t xml:space="preserve"> algorithm </w:t>
      </w:r>
      <w:del w:id="35" w:author="周 天行" w:date="2021-12-17T13:17:00Z">
        <w:r w:rsidRPr="004B742B" w:rsidDel="00420209">
          <w:rPr>
            <w:rFonts w:ascii="Times New Roman" w:hAnsi="Times New Roman" w:cs="Times New Roman"/>
            <w:sz w:val="24"/>
            <w:szCs w:val="24"/>
          </w:rPr>
          <w:delText xml:space="preserve">of </w:delText>
        </w:r>
      </w:del>
      <w:ins w:id="36" w:author="周 天行" w:date="2021-12-17T13:17:00Z">
        <w:r w:rsidR="00420209">
          <w:rPr>
            <w:rFonts w:ascii="Times New Roman" w:hAnsi="Times New Roman" w:cs="Times New Roman"/>
            <w:sz w:val="24"/>
            <w:szCs w:val="24"/>
          </w:rPr>
          <w:t>(</w:t>
        </w:r>
      </w:ins>
      <w:r w:rsidRPr="004B742B">
        <w:rPr>
          <w:rFonts w:ascii="Times New Roman" w:hAnsi="Times New Roman" w:cs="Times New Roman"/>
          <w:sz w:val="24"/>
          <w:szCs w:val="24"/>
        </w:rPr>
        <w:t xml:space="preserve">scikit-learn 0.24.2 </w:t>
      </w:r>
      <w:r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[29]</w:t>
      </w:r>
      <w:r w:rsidRPr="004B742B">
        <w:rPr>
          <w:rFonts w:ascii="Times New Roman" w:hAnsi="Times New Roman" w:cs="Times New Roman"/>
          <w:sz w:val="24"/>
          <w:szCs w:val="24"/>
        </w:rPr>
        <w:fldChar w:fldCharType="end"/>
      </w:r>
      <w:ins w:id="37" w:author="周 天行" w:date="2021-12-17T13:17:00Z">
        <w:r w:rsidR="00420209">
          <w:rPr>
            <w:rFonts w:ascii="Times New Roman" w:hAnsi="Times New Roman" w:cs="Times New Roman"/>
            <w:sz w:val="24"/>
            <w:szCs w:val="24"/>
          </w:rPr>
          <w:t>)</w:t>
        </w:r>
      </w:ins>
      <w:r w:rsidRPr="004B742B">
        <w:rPr>
          <w:rFonts w:ascii="Times New Roman" w:hAnsi="Times New Roman" w:cs="Times New Roman"/>
          <w:sz w:val="24"/>
          <w:szCs w:val="24"/>
        </w:rPr>
        <w:t xml:space="preserve"> to discard the features with </w:t>
      </w:r>
      <w:del w:id="38" w:author="周 天行" w:date="2021-12-17T13:18:00Z">
        <w:r w:rsidRPr="004B742B" w:rsidDel="00420209">
          <w:rPr>
            <w:rFonts w:ascii="Times New Roman" w:hAnsi="Times New Roman" w:cs="Times New Roman"/>
            <w:sz w:val="24"/>
            <w:szCs w:val="24"/>
          </w:rPr>
          <w:delText xml:space="preserve">a </w:delText>
        </w:r>
      </w:del>
      <w:r w:rsidRPr="004B742B">
        <w:rPr>
          <w:rFonts w:ascii="Times New Roman" w:hAnsi="Times New Roman" w:cs="Times New Roman"/>
          <w:sz w:val="24"/>
          <w:szCs w:val="24"/>
        </w:rPr>
        <w:t xml:space="preserve">variance of 0, leaving 207 features. </w:t>
      </w:r>
    </w:p>
    <w:bookmarkEnd w:id="33"/>
    <w:p w14:paraId="486919AE" w14:textId="0CDF61BB" w:rsidR="005717E9" w:rsidRPr="004B742B" w:rsidRDefault="00535EFB" w:rsidP="004B742B">
      <w:pPr>
        <w:spacing w:line="480" w:lineRule="auto"/>
        <w:rPr>
          <w:rFonts w:ascii="Times New Roman" w:hAnsi="Times New Roman" w:cs="Times New Roman"/>
          <w:sz w:val="24"/>
          <w:szCs w:val="24"/>
        </w:rPr>
      </w:pPr>
      <w:r w:rsidRPr="004B742B">
        <w:rPr>
          <w:rFonts w:ascii="Times New Roman" w:hAnsi="Times New Roman" w:cs="Times New Roman"/>
          <w:b/>
          <w:bCs/>
          <w:sz w:val="24"/>
          <w:szCs w:val="24"/>
        </w:rPr>
        <w:t>Step 3</w:t>
      </w:r>
      <w:r w:rsidRPr="004B742B">
        <w:rPr>
          <w:rFonts w:ascii="Times New Roman" w:hAnsi="Times New Roman" w:cs="Times New Roman"/>
          <w:sz w:val="24"/>
          <w:szCs w:val="24"/>
        </w:rPr>
        <w:t xml:space="preserve">: </w:t>
      </w:r>
      <w:bookmarkStart w:id="39" w:name="OLE_LINK23"/>
      <w:r w:rsidR="005717E9" w:rsidRPr="004B742B">
        <w:rPr>
          <w:rFonts w:ascii="Times New Roman" w:hAnsi="Times New Roman" w:cs="Times New Roman"/>
          <w:sz w:val="24"/>
          <w:szCs w:val="24"/>
        </w:rPr>
        <w:t xml:space="preserve">The Kolmogorov-Smirnov test and t test of scipy </w:t>
      </w:r>
      <w:r w:rsidR="005717E9" w:rsidRPr="004B742B">
        <w:rPr>
          <w:rFonts w:ascii="Times New Roman" w:hAnsi="Times New Roman" w:cs="Times New Roman"/>
          <w:color w:val="000000"/>
          <w:sz w:val="24"/>
          <w:szCs w:val="24"/>
          <w:shd w:val="clear" w:color="auto" w:fill="FFFFFF"/>
        </w:rPr>
        <w:fldChar w:fldCharType="begin">
          <w:fldData xml:space="preserve">PEVuZE5vdGU+PENpdGU+PEF1dGhvcj5WaXJ0YW5lbjwvQXV0aG9yPjxZZWFyPjIwMjA8L1llYXI+
PFJlY051bT44PC9SZWNOdW0+PERpc3BsYXlUZXh0PjxzdHlsZSBmYWNlPSJzdXBlcnNjcmlwdCI+
WzMwXTwvc3R5bGU+PC9EaXNwbGF5VGV4dD48cmVjb3JkPjxyZWMtbnVtYmVyPjg8L3JlYy1udW1i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A87750" w:rsidRPr="004B742B">
        <w:rPr>
          <w:rFonts w:ascii="Times New Roman" w:hAnsi="Times New Roman" w:cs="Times New Roman"/>
          <w:color w:val="000000"/>
          <w:sz w:val="24"/>
          <w:szCs w:val="24"/>
          <w:shd w:val="clear" w:color="auto" w:fill="FFFFFF"/>
        </w:rPr>
        <w:instrText xml:space="preserve"> ADDIN EN.CITE </w:instrText>
      </w:r>
      <w:r w:rsidR="00A87750" w:rsidRPr="004B742B">
        <w:rPr>
          <w:rFonts w:ascii="Times New Roman" w:hAnsi="Times New Roman" w:cs="Times New Roman"/>
          <w:color w:val="000000"/>
          <w:sz w:val="24"/>
          <w:szCs w:val="24"/>
          <w:shd w:val="clear" w:color="auto" w:fill="FFFFFF"/>
        </w:rPr>
        <w:fldChar w:fldCharType="begin">
          <w:fldData xml:space="preserve">PEVuZE5vdGU+PENpdGU+PEF1dGhvcj5WaXJ0YW5lbjwvQXV0aG9yPjxZZWFyPjIwMjA8L1llYXI+
PFJlY051bT44PC9SZWNOdW0+PERpc3BsYXlUZXh0PjxzdHlsZSBmYWNlPSJzdXBlcnNjcmlwdCI+
WzMwXTwvc3R5bGU+PC9EaXNwbGF5VGV4dD48cmVjb3JkPjxyZWMtbnVtYmVyPjg8L3JlYy1udW1i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A87750" w:rsidRPr="004B742B">
        <w:rPr>
          <w:rFonts w:ascii="Times New Roman" w:hAnsi="Times New Roman" w:cs="Times New Roman"/>
          <w:color w:val="000000"/>
          <w:sz w:val="24"/>
          <w:szCs w:val="24"/>
          <w:shd w:val="clear" w:color="auto" w:fill="FFFFFF"/>
        </w:rPr>
        <w:instrText xml:space="preserve"> ADDIN EN.CITE.DATA </w:instrText>
      </w:r>
      <w:r w:rsidR="00A87750" w:rsidRPr="004B742B">
        <w:rPr>
          <w:rFonts w:ascii="Times New Roman" w:hAnsi="Times New Roman" w:cs="Times New Roman"/>
          <w:color w:val="000000"/>
          <w:sz w:val="24"/>
          <w:szCs w:val="24"/>
          <w:shd w:val="clear" w:color="auto" w:fill="FFFFFF"/>
        </w:rPr>
      </w:r>
      <w:r w:rsidR="00A87750" w:rsidRPr="004B742B">
        <w:rPr>
          <w:rFonts w:ascii="Times New Roman" w:hAnsi="Times New Roman" w:cs="Times New Roman"/>
          <w:color w:val="000000"/>
          <w:sz w:val="24"/>
          <w:szCs w:val="24"/>
          <w:shd w:val="clear" w:color="auto" w:fill="FFFFFF"/>
        </w:rPr>
        <w:fldChar w:fldCharType="end"/>
      </w:r>
      <w:r w:rsidR="005717E9" w:rsidRPr="004B742B">
        <w:rPr>
          <w:rFonts w:ascii="Times New Roman" w:hAnsi="Times New Roman" w:cs="Times New Roman"/>
          <w:color w:val="000000"/>
          <w:sz w:val="24"/>
          <w:szCs w:val="24"/>
          <w:shd w:val="clear" w:color="auto" w:fill="FFFFFF"/>
        </w:rPr>
      </w:r>
      <w:r w:rsidR="005717E9"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[30]</w:t>
      </w:r>
      <w:r w:rsidR="005717E9" w:rsidRPr="004B742B">
        <w:rPr>
          <w:rFonts w:ascii="Times New Roman" w:hAnsi="Times New Roman" w:cs="Times New Roman"/>
          <w:color w:val="000000"/>
          <w:sz w:val="24"/>
          <w:szCs w:val="24"/>
          <w:shd w:val="clear" w:color="auto" w:fill="FFFFFF"/>
        </w:rPr>
        <w:fldChar w:fldCharType="end"/>
      </w:r>
      <w:r w:rsidR="005717E9" w:rsidRPr="004B742B">
        <w:rPr>
          <w:rFonts w:ascii="Times New Roman" w:hAnsi="Times New Roman" w:cs="Times New Roman"/>
          <w:color w:val="000000"/>
          <w:sz w:val="24"/>
          <w:szCs w:val="24"/>
          <w:shd w:val="clear" w:color="auto" w:fill="FFFFFF"/>
        </w:rPr>
        <w:t xml:space="preserve"> </w:t>
      </w:r>
      <w:r w:rsidR="005717E9" w:rsidRPr="004B742B">
        <w:rPr>
          <w:rFonts w:ascii="Times New Roman" w:hAnsi="Times New Roman" w:cs="Times New Roman"/>
          <w:sz w:val="24"/>
          <w:szCs w:val="24"/>
        </w:rPr>
        <w:t xml:space="preserve">were used to perform feature screening from a statistical </w:t>
      </w:r>
      <w:del w:id="40" w:author="周 天行" w:date="2021-12-17T13:51:00Z">
        <w:r w:rsidR="005717E9" w:rsidRPr="004B742B" w:rsidDel="009A6799">
          <w:rPr>
            <w:rFonts w:ascii="Times New Roman" w:hAnsi="Times New Roman" w:cs="Times New Roman"/>
            <w:sz w:val="24"/>
            <w:szCs w:val="24"/>
          </w:rPr>
          <w:delText>point of view</w:delText>
        </w:r>
      </w:del>
      <w:ins w:id="41" w:author="周 天行" w:date="2021-12-17T13:51:00Z">
        <w:r w:rsidR="009A6799">
          <w:rPr>
            <w:rFonts w:ascii="Times New Roman" w:hAnsi="Times New Roman" w:cs="Times New Roman"/>
            <w:sz w:val="24"/>
            <w:szCs w:val="24"/>
          </w:rPr>
          <w:t>perspective</w:t>
        </w:r>
      </w:ins>
      <w:r w:rsidR="005717E9" w:rsidRPr="004B742B">
        <w:rPr>
          <w:rFonts w:ascii="Times New Roman" w:hAnsi="Times New Roman" w:cs="Times New Roman"/>
          <w:sz w:val="24"/>
          <w:szCs w:val="24"/>
        </w:rPr>
        <w:t>,</w:t>
      </w:r>
      <w:bookmarkEnd w:id="39"/>
      <w:r w:rsidR="005717E9" w:rsidRPr="004B742B">
        <w:rPr>
          <w:rFonts w:ascii="Times New Roman" w:hAnsi="Times New Roman" w:cs="Times New Roman"/>
          <w:sz w:val="24"/>
          <w:szCs w:val="24"/>
        </w:rPr>
        <w:t xml:space="preserve"> and </w:t>
      </w:r>
      <w:bookmarkStart w:id="42" w:name="OLE_LINK24"/>
      <w:ins w:id="43" w:author="周 天行" w:date="2021-12-17T14:26:00Z">
        <w:r w:rsidR="001A4269">
          <w:rPr>
            <w:rFonts w:ascii="Times New Roman" w:hAnsi="Times New Roman" w:cs="Times New Roman"/>
            <w:sz w:val="24"/>
            <w:szCs w:val="24"/>
          </w:rPr>
          <w:t xml:space="preserve">the </w:t>
        </w:r>
        <w:r w:rsidR="001A4269" w:rsidRPr="004B742B">
          <w:rPr>
            <w:rFonts w:ascii="Times New Roman" w:hAnsi="Times New Roman" w:cs="Times New Roman"/>
            <w:sz w:val="24"/>
            <w:szCs w:val="24"/>
          </w:rPr>
          <w:t xml:space="preserve">significance </w:t>
        </w:r>
        <w:r w:rsidR="001A4269">
          <w:rPr>
            <w:rFonts w:ascii="Times New Roman" w:hAnsi="Times New Roman" w:cs="Times New Roman"/>
            <w:sz w:val="24"/>
            <w:szCs w:val="24"/>
          </w:rPr>
          <w:t xml:space="preserve">of </w:t>
        </w:r>
      </w:ins>
      <w:r w:rsidR="005717E9" w:rsidRPr="004B742B">
        <w:rPr>
          <w:rFonts w:ascii="Times New Roman" w:hAnsi="Times New Roman" w:cs="Times New Roman"/>
          <w:sz w:val="24"/>
          <w:szCs w:val="24"/>
        </w:rPr>
        <w:t>51 features with pvalue</w:t>
      </w:r>
      <w:ins w:id="44" w:author="周 天行" w:date="2021-12-17T13:51:00Z">
        <w:r w:rsidR="009A6799">
          <w:rPr>
            <w:rFonts w:ascii="Times New Roman" w:hAnsi="Times New Roman" w:cs="Times New Roman"/>
            <w:sz w:val="24"/>
            <w:szCs w:val="24"/>
          </w:rPr>
          <w:t xml:space="preserve"> </w:t>
        </w:r>
      </w:ins>
      <w:r w:rsidR="005D1F64">
        <w:rPr>
          <w:rFonts w:ascii="Times New Roman" w:hAnsi="Times New Roman" w:cs="Times New Roman"/>
          <w:sz w:val="24"/>
          <w:szCs w:val="24"/>
        </w:rPr>
        <w:t>&lt;</w:t>
      </w:r>
      <w:r w:rsidR="005717E9" w:rsidRPr="004B742B">
        <w:rPr>
          <w:rFonts w:ascii="Times New Roman" w:hAnsi="Times New Roman" w:cs="Times New Roman"/>
          <w:sz w:val="24"/>
          <w:szCs w:val="24"/>
        </w:rPr>
        <w:t>=</w:t>
      </w:r>
      <w:ins w:id="45" w:author="周 天行" w:date="2021-12-17T13:51:00Z">
        <w:r w:rsidR="009A6799">
          <w:rPr>
            <w:rFonts w:ascii="Times New Roman" w:hAnsi="Times New Roman" w:cs="Times New Roman"/>
            <w:sz w:val="24"/>
            <w:szCs w:val="24"/>
          </w:rPr>
          <w:t xml:space="preserve"> </w:t>
        </w:r>
      </w:ins>
      <w:r w:rsidR="005717E9" w:rsidRPr="004B742B">
        <w:rPr>
          <w:rFonts w:ascii="Times New Roman" w:hAnsi="Times New Roman" w:cs="Times New Roman"/>
          <w:sz w:val="24"/>
          <w:szCs w:val="24"/>
        </w:rPr>
        <w:t xml:space="preserve">0.0001 </w:t>
      </w:r>
      <w:del w:id="46" w:author="周 天行" w:date="2021-12-17T14:25:00Z">
        <w:r w:rsidR="005717E9" w:rsidRPr="004B742B" w:rsidDel="001A4269">
          <w:rPr>
            <w:rFonts w:ascii="Times New Roman" w:hAnsi="Times New Roman" w:cs="Times New Roman"/>
            <w:sz w:val="24"/>
            <w:szCs w:val="24"/>
          </w:rPr>
          <w:delText xml:space="preserve">significance </w:delText>
        </w:r>
      </w:del>
      <w:r w:rsidR="005717E9" w:rsidRPr="004B742B">
        <w:rPr>
          <w:rFonts w:ascii="Times New Roman" w:hAnsi="Times New Roman" w:cs="Times New Roman"/>
          <w:sz w:val="24"/>
          <w:szCs w:val="24"/>
        </w:rPr>
        <w:t xml:space="preserve">that </w:t>
      </w:r>
      <w:del w:id="47" w:author="周 天行" w:date="2021-12-17T14:27:00Z">
        <w:r w:rsidR="005717E9" w:rsidRPr="004B742B" w:rsidDel="001A4269">
          <w:rPr>
            <w:rFonts w:ascii="Times New Roman" w:hAnsi="Times New Roman" w:cs="Times New Roman"/>
            <w:sz w:val="24"/>
            <w:szCs w:val="24"/>
          </w:rPr>
          <w:delText>Umami and Bitter do not obey the same distribution</w:delText>
        </w:r>
      </w:del>
      <w:ins w:id="48" w:author="周 天行" w:date="2021-12-17T14:27:00Z">
        <w:r w:rsidR="001A4269">
          <w:rPr>
            <w:rFonts w:ascii="Times New Roman" w:hAnsi="Times New Roman" w:cs="Times New Roman"/>
            <w:sz w:val="24"/>
            <w:szCs w:val="24"/>
          </w:rPr>
          <w:t>does not show the same distribution</w:t>
        </w:r>
      </w:ins>
      <w:r w:rsidR="005717E9" w:rsidRPr="004B742B">
        <w:rPr>
          <w:rFonts w:ascii="Times New Roman" w:hAnsi="Times New Roman" w:cs="Times New Roman"/>
          <w:sz w:val="24"/>
          <w:szCs w:val="24"/>
        </w:rPr>
        <w:t xml:space="preserve"> and the data mean are not equal</w:t>
      </w:r>
      <w:ins w:id="49" w:author="周 天行" w:date="2021-12-17T14:27:00Z">
        <w:r w:rsidR="001A4269">
          <w:rPr>
            <w:rFonts w:ascii="Times New Roman" w:hAnsi="Times New Roman" w:cs="Times New Roman"/>
            <w:sz w:val="24"/>
            <w:szCs w:val="24"/>
          </w:rPr>
          <w:t xml:space="preserve"> either</w:t>
        </w:r>
      </w:ins>
      <w:r w:rsidR="005717E9" w:rsidRPr="004B742B">
        <w:rPr>
          <w:rFonts w:ascii="Times New Roman" w:hAnsi="Times New Roman" w:cs="Times New Roman"/>
          <w:sz w:val="24"/>
          <w:szCs w:val="24"/>
        </w:rPr>
        <w:t xml:space="preserve">, </w:t>
      </w:r>
      <w:del w:id="50" w:author="周 天行" w:date="2021-12-17T14:27:00Z">
        <w:r w:rsidR="005717E9" w:rsidRPr="004B742B" w:rsidDel="001A4269">
          <w:rPr>
            <w:rFonts w:ascii="Times New Roman" w:hAnsi="Times New Roman" w:cs="Times New Roman"/>
            <w:sz w:val="24"/>
            <w:szCs w:val="24"/>
          </w:rPr>
          <w:delText>se</w:delText>
        </w:r>
      </w:del>
      <w:ins w:id="51" w:author="周 天行" w:date="2021-12-17T14:28:00Z">
        <w:r w:rsidR="001A4269">
          <w:rPr>
            <w:rFonts w:ascii="Times New Roman" w:hAnsi="Times New Roman" w:cs="Times New Roman"/>
            <w:sz w:val="24"/>
            <w:szCs w:val="24"/>
          </w:rPr>
          <w:t xml:space="preserve">showing in </w:t>
        </w:r>
      </w:ins>
      <w:r w:rsidR="00E14174" w:rsidRPr="004B742B">
        <w:rPr>
          <w:rFonts w:ascii="Times New Roman" w:hAnsi="Times New Roman" w:cs="Times New Roman"/>
          <w:sz w:val="24"/>
          <w:szCs w:val="24"/>
        </w:rPr>
        <w:t>Figure S2</w:t>
      </w:r>
      <w:bookmarkEnd w:id="42"/>
      <w:r w:rsidR="00E14174" w:rsidRPr="004B742B">
        <w:rPr>
          <w:rFonts w:ascii="Times New Roman" w:hAnsi="Times New Roman" w:cs="Times New Roman"/>
          <w:sz w:val="24"/>
          <w:szCs w:val="24"/>
        </w:rPr>
        <w:t>.</w:t>
      </w:r>
    </w:p>
    <w:p w14:paraId="44AF112F" w14:textId="460D3638" w:rsidR="00535EFB" w:rsidRPr="004B742B" w:rsidRDefault="00535EFB" w:rsidP="004B742B">
      <w:pPr>
        <w:spacing w:line="480" w:lineRule="auto"/>
        <w:rPr>
          <w:rFonts w:ascii="Times New Roman" w:hAnsi="Times New Roman" w:cs="Times New Roman"/>
          <w:sz w:val="24"/>
          <w:szCs w:val="24"/>
        </w:rPr>
      </w:pPr>
      <w:r w:rsidRPr="004B742B">
        <w:rPr>
          <w:rFonts w:ascii="Times New Roman" w:hAnsi="Times New Roman" w:cs="Times New Roman"/>
          <w:b/>
          <w:bCs/>
          <w:sz w:val="24"/>
          <w:szCs w:val="24"/>
        </w:rPr>
        <w:t>Step 4</w:t>
      </w:r>
      <w:r w:rsidRPr="004B742B">
        <w:rPr>
          <w:rFonts w:ascii="Times New Roman" w:hAnsi="Times New Roman" w:cs="Times New Roman"/>
          <w:sz w:val="24"/>
          <w:szCs w:val="24"/>
        </w:rPr>
        <w:t xml:space="preserve">: Using </w:t>
      </w:r>
      <w:r w:rsidR="004F253D" w:rsidRPr="004B742B">
        <w:rPr>
          <w:rFonts w:ascii="Times New Roman" w:hAnsi="Times New Roman" w:cs="Times New Roman"/>
          <w:color w:val="212529"/>
          <w:sz w:val="24"/>
          <w:szCs w:val="24"/>
          <w:shd w:val="clear" w:color="auto" w:fill="FFFFFF"/>
        </w:rPr>
        <w:t>recursive feature elimination with cross-validation to select the number of features</w:t>
      </w:r>
      <w:r w:rsidRPr="004B742B">
        <w:rPr>
          <w:rFonts w:ascii="Times New Roman" w:hAnsi="Times New Roman" w:cs="Times New Roman"/>
          <w:sz w:val="24"/>
          <w:szCs w:val="24"/>
        </w:rPr>
        <w:t xml:space="preserve"> based on </w:t>
      </w:r>
      <w:r w:rsidR="00627EEC" w:rsidRPr="004B742B">
        <w:rPr>
          <w:rFonts w:ascii="Times New Roman" w:hAnsi="Times New Roman" w:cs="Times New Roman"/>
          <w:sz w:val="24"/>
          <w:szCs w:val="24"/>
        </w:rPr>
        <w:t>Random Forest Model</w:t>
      </w:r>
      <w:r w:rsidRPr="004B742B">
        <w:rPr>
          <w:rFonts w:ascii="Times New Roman" w:hAnsi="Times New Roman" w:cs="Times New Roman"/>
          <w:sz w:val="24"/>
          <w:szCs w:val="24"/>
        </w:rPr>
        <w:t xml:space="preserve">, 51 features are used as </w:t>
      </w:r>
      <w:del w:id="52" w:author="周 天行" w:date="2021-12-17T14:28:00Z">
        <w:r w:rsidRPr="004B742B" w:rsidDel="001A4269">
          <w:rPr>
            <w:rFonts w:ascii="Times New Roman" w:hAnsi="Times New Roman" w:cs="Times New Roman"/>
            <w:sz w:val="24"/>
            <w:szCs w:val="24"/>
          </w:rPr>
          <w:delText>features</w:delText>
        </w:r>
      </w:del>
      <w:ins w:id="53" w:author="周 天行" w:date="2021-12-17T14:29:00Z">
        <w:r w:rsidR="001A4269">
          <w:rPr>
            <w:rFonts w:ascii="Times New Roman" w:hAnsi="Times New Roman" w:cs="Times New Roman"/>
            <w:sz w:val="24"/>
            <w:szCs w:val="24"/>
          </w:rPr>
          <w:t xml:space="preserve"> parameter(indicator) </w:t>
        </w:r>
      </w:ins>
      <w:del w:id="54" w:author="周 天行" w:date="2021-12-17T14:28:00Z">
        <w:r w:rsidRPr="004B742B" w:rsidDel="001A4269">
          <w:rPr>
            <w:rFonts w:ascii="Times New Roman" w:hAnsi="Times New Roman" w:cs="Times New Roman"/>
            <w:sz w:val="24"/>
            <w:szCs w:val="24"/>
          </w:rPr>
          <w:delText xml:space="preserve"> </w:delText>
        </w:r>
      </w:del>
      <w:r w:rsidRPr="004B742B">
        <w:rPr>
          <w:rFonts w:ascii="Times New Roman" w:hAnsi="Times New Roman" w:cs="Times New Roman"/>
          <w:sz w:val="24"/>
          <w:szCs w:val="24"/>
        </w:rPr>
        <w:t xml:space="preserve">in turn, and the features with the </w:t>
      </w:r>
      <w:del w:id="55" w:author="周 天行" w:date="2021-12-17T14:30:00Z">
        <w:r w:rsidRPr="004B742B" w:rsidDel="001A4269">
          <w:rPr>
            <w:rFonts w:ascii="Times New Roman" w:hAnsi="Times New Roman" w:cs="Times New Roman"/>
            <w:sz w:val="24"/>
            <w:szCs w:val="24"/>
          </w:rPr>
          <w:delText xml:space="preserve">best </w:delText>
        </w:r>
      </w:del>
      <w:ins w:id="56" w:author="周 天行" w:date="2021-12-17T14:30:00Z">
        <w:r w:rsidR="001A4269">
          <w:rPr>
            <w:rFonts w:ascii="Times New Roman" w:hAnsi="Times New Roman" w:cs="Times New Roman"/>
            <w:sz w:val="24"/>
            <w:szCs w:val="24"/>
          </w:rPr>
          <w:t>largest</w:t>
        </w:r>
        <w:r w:rsidR="001A4269"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effect in each iteration are retained. As shown in Figure </w:t>
      </w:r>
      <w:r w:rsidR="003F6939" w:rsidRPr="004B742B">
        <w:rPr>
          <w:rFonts w:ascii="Times New Roman" w:hAnsi="Times New Roman" w:cs="Times New Roman"/>
          <w:sz w:val="24"/>
          <w:szCs w:val="24"/>
        </w:rPr>
        <w:t>2</w:t>
      </w:r>
      <w:r w:rsidR="00E14174" w:rsidRPr="004B742B">
        <w:rPr>
          <w:rFonts w:ascii="Times New Roman" w:hAnsi="Times New Roman" w:cs="Times New Roman"/>
          <w:sz w:val="24"/>
          <w:szCs w:val="24"/>
        </w:rPr>
        <w:t>b</w:t>
      </w:r>
      <w:r w:rsidRPr="004B742B">
        <w:rPr>
          <w:rFonts w:ascii="Times New Roman" w:hAnsi="Times New Roman" w:cs="Times New Roman"/>
          <w:sz w:val="24"/>
          <w:szCs w:val="24"/>
        </w:rPr>
        <w:t xml:space="preserve">, when the number of features is 8, the model basically reached the convergence zone of the increase, </w:t>
      </w:r>
      <w:del w:id="57" w:author="周 天行" w:date="2021-12-17T14:31:00Z">
        <w:r w:rsidRPr="004B742B" w:rsidDel="00FA3E11">
          <w:rPr>
            <w:rFonts w:ascii="Times New Roman" w:hAnsi="Times New Roman" w:cs="Times New Roman"/>
            <w:sz w:val="24"/>
            <w:szCs w:val="24"/>
          </w:rPr>
          <w:delText>and it was</w:delText>
        </w:r>
      </w:del>
      <w:ins w:id="58" w:author="周 天行" w:date="2021-12-17T14:31:00Z">
        <w:r w:rsidR="00FA3E11">
          <w:rPr>
            <w:rFonts w:ascii="Times New Roman" w:hAnsi="Times New Roman" w:cs="Times New Roman"/>
            <w:sz w:val="24"/>
            <w:szCs w:val="24"/>
          </w:rPr>
          <w:t>which</w:t>
        </w:r>
      </w:ins>
      <w:del w:id="59" w:author="周 天行" w:date="2021-12-17T14:31:00Z">
        <w:r w:rsidRPr="004B742B" w:rsidDel="00FA3E11">
          <w:rPr>
            <w:rFonts w:ascii="Times New Roman" w:hAnsi="Times New Roman" w:cs="Times New Roman"/>
            <w:sz w:val="24"/>
            <w:szCs w:val="24"/>
          </w:rPr>
          <w:delText xml:space="preserve"> </w:delText>
        </w:r>
      </w:del>
      <w:ins w:id="60" w:author="周 天行" w:date="2021-12-17T14:31:00Z">
        <w:r w:rsidR="00FA3E11">
          <w:rPr>
            <w:rFonts w:ascii="Times New Roman" w:hAnsi="Times New Roman" w:cs="Times New Roman"/>
            <w:sz w:val="24"/>
            <w:szCs w:val="24"/>
          </w:rPr>
          <w:t xml:space="preserve"> </w:t>
        </w:r>
      </w:ins>
      <w:del w:id="61" w:author="周 天行" w:date="2021-12-17T14:31:00Z">
        <w:r w:rsidRPr="004B742B" w:rsidDel="00FA3E11">
          <w:rPr>
            <w:rFonts w:ascii="Times New Roman" w:hAnsi="Times New Roman" w:cs="Times New Roman"/>
            <w:sz w:val="24"/>
            <w:szCs w:val="24"/>
          </w:rPr>
          <w:delText xml:space="preserve">confirmed </w:delText>
        </w:r>
      </w:del>
      <w:ins w:id="62" w:author="周 天行" w:date="2021-12-17T14:32:00Z">
        <w:r w:rsidR="00FA3E11">
          <w:rPr>
            <w:rFonts w:ascii="Times New Roman" w:hAnsi="Times New Roman" w:cs="Times New Roman"/>
            <w:sz w:val="24"/>
            <w:szCs w:val="24"/>
          </w:rPr>
          <w:t>concluded</w:t>
        </w:r>
      </w:ins>
      <w:ins w:id="63" w:author="周 天行" w:date="2021-12-17T14:31:00Z">
        <w:r w:rsidR="00FA3E11"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that </w:t>
      </w:r>
      <w:del w:id="64" w:author="周 天行" w:date="2021-12-17T14:33:00Z">
        <w:r w:rsidRPr="004B742B" w:rsidDel="00FA3E11">
          <w:rPr>
            <w:rFonts w:ascii="Times New Roman" w:hAnsi="Times New Roman" w:cs="Times New Roman"/>
            <w:sz w:val="24"/>
            <w:szCs w:val="24"/>
          </w:rPr>
          <w:delText>the final</w:delText>
        </w:r>
      </w:del>
      <w:ins w:id="65" w:author="周 天行" w:date="2021-12-17T14:33:00Z">
        <w:r w:rsidR="00FA3E11">
          <w:rPr>
            <w:rFonts w:ascii="Times New Roman" w:hAnsi="Times New Roman" w:cs="Times New Roman"/>
            <w:sz w:val="24"/>
            <w:szCs w:val="24"/>
          </w:rPr>
          <w:t>these</w:t>
        </w:r>
      </w:ins>
      <w:r w:rsidRPr="004B742B">
        <w:rPr>
          <w:rFonts w:ascii="Times New Roman" w:hAnsi="Times New Roman" w:cs="Times New Roman"/>
          <w:sz w:val="24"/>
          <w:szCs w:val="24"/>
        </w:rPr>
        <w:t xml:space="preserve"> 8 features were retained as the final features. </w:t>
      </w:r>
    </w:p>
    <w:p w14:paraId="0B331DD5" w14:textId="6559E4EF" w:rsidR="00535EFB" w:rsidRPr="004B742B" w:rsidRDefault="00103A38"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535EFB" w:rsidRPr="004B742B">
        <w:rPr>
          <w:rFonts w:ascii="Times New Roman" w:hAnsi="Times New Roman" w:cs="Times New Roman"/>
          <w:sz w:val="24"/>
          <w:szCs w:val="24"/>
        </w:rPr>
        <w:t xml:space="preserve">Taking </w:t>
      </w:r>
      <w:ins w:id="66" w:author="周 天行" w:date="2021-12-17T14:33:00Z">
        <w:r w:rsidR="00FA3E11" w:rsidRPr="004B742B">
          <w:rPr>
            <w:rFonts w:ascii="Times New Roman" w:hAnsi="Times New Roman" w:cs="Times New Roman"/>
            <w:sz w:val="24"/>
            <w:szCs w:val="24"/>
          </w:rPr>
          <w:t xml:space="preserve">the imbalance of the data </w:t>
        </w:r>
      </w:ins>
      <w:r w:rsidR="00535EFB" w:rsidRPr="004B742B">
        <w:rPr>
          <w:rFonts w:ascii="Times New Roman" w:hAnsi="Times New Roman" w:cs="Times New Roman"/>
          <w:sz w:val="24"/>
          <w:szCs w:val="24"/>
        </w:rPr>
        <w:t>into account</w:t>
      </w:r>
      <w:del w:id="67" w:author="周 天行" w:date="2021-12-17T14:33:00Z">
        <w:r w:rsidR="00535EFB" w:rsidRPr="004B742B" w:rsidDel="00FA3E11">
          <w:rPr>
            <w:rFonts w:ascii="Times New Roman" w:hAnsi="Times New Roman" w:cs="Times New Roman"/>
            <w:sz w:val="24"/>
            <w:szCs w:val="24"/>
          </w:rPr>
          <w:delText xml:space="preserve"> the imbalance of the model data</w:delText>
        </w:r>
      </w:del>
      <w:r w:rsidR="00535EFB" w:rsidRPr="004B742B">
        <w:rPr>
          <w:rFonts w:ascii="Times New Roman" w:hAnsi="Times New Roman" w:cs="Times New Roman"/>
          <w:sz w:val="24"/>
          <w:szCs w:val="24"/>
        </w:rPr>
        <w:t xml:space="preserve">, </w:t>
      </w:r>
      <w:bookmarkStart w:id="68" w:name="OLE_LINK25"/>
      <w:r w:rsidR="00535EFB" w:rsidRPr="004B742B">
        <w:rPr>
          <w:rFonts w:ascii="Times New Roman" w:hAnsi="Times New Roman" w:cs="Times New Roman"/>
          <w:sz w:val="24"/>
          <w:szCs w:val="24"/>
        </w:rPr>
        <w:t>we choose the imblearn0.8.1</w:t>
      </w:r>
      <w:r w:rsidR="00A66BFF"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A66BFF"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[29]</w:t>
      </w:r>
      <w:r w:rsidR="00A66BFF" w:rsidRPr="004B742B">
        <w:rPr>
          <w:rFonts w:ascii="Times New Roman" w:hAnsi="Times New Roman" w:cs="Times New Roman"/>
          <w:sz w:val="24"/>
          <w:szCs w:val="24"/>
        </w:rPr>
        <w:fldChar w:fldCharType="end"/>
      </w:r>
      <w:r w:rsidR="00535EFB" w:rsidRPr="004B742B">
        <w:rPr>
          <w:rFonts w:ascii="Times New Roman" w:hAnsi="Times New Roman" w:cs="Times New Roman"/>
          <w:sz w:val="24"/>
          <w:szCs w:val="24"/>
        </w:rPr>
        <w:t xml:space="preserve"> package to </w:t>
      </w:r>
      <w:del w:id="69" w:author="周 天行" w:date="2021-12-17T14:35:00Z">
        <w:r w:rsidR="00E14174" w:rsidRPr="004B742B" w:rsidDel="00FA3E11">
          <w:rPr>
            <w:rFonts w:ascii="Times New Roman" w:hAnsi="Times New Roman" w:cs="Times New Roman"/>
            <w:sz w:val="24"/>
            <w:szCs w:val="24"/>
          </w:rPr>
          <w:delText>o</w:delText>
        </w:r>
        <w:r w:rsidR="00535EFB" w:rsidRPr="004B742B" w:rsidDel="00FA3E11">
          <w:rPr>
            <w:rFonts w:ascii="Times New Roman" w:hAnsi="Times New Roman" w:cs="Times New Roman"/>
            <w:sz w:val="24"/>
            <w:szCs w:val="24"/>
          </w:rPr>
          <w:delText>ver</w:delText>
        </w:r>
        <w:r w:rsidR="00642BA2" w:rsidRPr="004B742B" w:rsidDel="00FA3E11">
          <w:rPr>
            <w:rFonts w:ascii="Times New Roman" w:hAnsi="Times New Roman" w:cs="Times New Roman"/>
            <w:sz w:val="24"/>
            <w:szCs w:val="24"/>
          </w:rPr>
          <w:delText xml:space="preserve"> </w:delText>
        </w:r>
        <w:r w:rsidR="00E14174" w:rsidRPr="004B742B" w:rsidDel="00FA3E11">
          <w:rPr>
            <w:rFonts w:ascii="Times New Roman" w:hAnsi="Times New Roman" w:cs="Times New Roman"/>
            <w:sz w:val="24"/>
            <w:szCs w:val="24"/>
          </w:rPr>
          <w:delText>s</w:delText>
        </w:r>
        <w:r w:rsidR="00535EFB" w:rsidRPr="004B742B" w:rsidDel="00FA3E11">
          <w:rPr>
            <w:rFonts w:ascii="Times New Roman" w:hAnsi="Times New Roman" w:cs="Times New Roman"/>
            <w:sz w:val="24"/>
            <w:szCs w:val="24"/>
          </w:rPr>
          <w:delText>ampling</w:delText>
        </w:r>
      </w:del>
      <w:ins w:id="70" w:author="周 天行" w:date="2021-12-17T14:35:00Z">
        <w:r w:rsidR="00FA3E11">
          <w:rPr>
            <w:rFonts w:ascii="Times New Roman" w:hAnsi="Times New Roman" w:cs="Times New Roman"/>
            <w:sz w:val="24"/>
            <w:szCs w:val="24"/>
          </w:rPr>
          <w:t>over</w:t>
        </w:r>
        <w:r w:rsidR="00100569">
          <w:rPr>
            <w:rFonts w:ascii="Times New Roman" w:hAnsi="Times New Roman" w:cs="Times New Roman"/>
            <w:sz w:val="24"/>
            <w:szCs w:val="24"/>
          </w:rPr>
          <w:t>sample</w:t>
        </w:r>
      </w:ins>
      <w:r w:rsidR="00535EFB" w:rsidRPr="004B742B">
        <w:rPr>
          <w:rFonts w:ascii="Times New Roman" w:hAnsi="Times New Roman" w:cs="Times New Roman"/>
          <w:sz w:val="24"/>
          <w:szCs w:val="24"/>
        </w:rPr>
        <w:t xml:space="preserve"> the umami peptide data</w:t>
      </w:r>
      <w:bookmarkEnd w:id="68"/>
      <w:r w:rsidR="00535EFB" w:rsidRPr="004B742B">
        <w:rPr>
          <w:rFonts w:ascii="Times New Roman" w:hAnsi="Times New Roman" w:cs="Times New Roman"/>
          <w:sz w:val="24"/>
          <w:szCs w:val="24"/>
        </w:rPr>
        <w:t>, and use the KMeans</w:t>
      </w:r>
      <w:r w:rsidR="00642BA2" w:rsidRPr="004B742B">
        <w:rPr>
          <w:rFonts w:ascii="Times New Roman" w:hAnsi="Times New Roman" w:cs="Times New Roman"/>
          <w:sz w:val="24"/>
          <w:szCs w:val="24"/>
        </w:rPr>
        <w:t>-</w:t>
      </w:r>
      <w:r w:rsidR="00535EFB" w:rsidRPr="004B742B">
        <w:rPr>
          <w:rFonts w:ascii="Times New Roman" w:hAnsi="Times New Roman" w:cs="Times New Roman"/>
          <w:sz w:val="24"/>
          <w:szCs w:val="24"/>
        </w:rPr>
        <w:t>SMOTE</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&lt;EndNote&gt;&lt;Cite&gt;&lt;Author&gt;Arjun&lt;/Author&gt;&lt;Year&gt;2021&lt;/Year&gt;&lt;RecNum&gt;18&lt;/RecNum&gt;&lt;DisplayText&gt;&lt;style face="superscript"&gt;[31]&lt;/style&gt;&lt;/DisplayText&gt;&lt;record&gt;&lt;rec-number&gt;18&lt;/rec-number&gt;&lt;foreign-keys&gt;&lt;key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[31]</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SMOTE</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&lt;EndNote&gt;&lt;Cite&gt;&lt;Author&gt;Han&lt;/Author&gt;&lt;Year&gt;2005&lt;/Year&gt;&lt;RecNum&gt;16&lt;/RecNum&gt;&lt;DisplayText&gt;&lt;style face="superscript"&gt;[32]&lt;/style&gt;&lt;/DisplayText&gt;&lt;record&gt;&lt;rec-number&gt;16&lt;/rec-number&gt;&lt;foreign-keys&gt;&lt;key app="EN" db-id="d92fa20fp0w0fpedxt1xtfxdz529zfra0std" timestamp="1635604390"&gt;16&lt;/key&gt;&lt;/foreign-keys&gt;&lt;ref-type name="Journal Article"&gt;17&lt;/ref-type&gt;&lt;contributors&gt;&lt;authors&gt;&lt;author&gt;Han, Hui&lt;/author&gt;&lt;author&gt;Wang, Wen Yuan&lt;/author&gt;&lt;author&gt;Mao, Bing Huan&lt;/author&gt;&lt;/authors&gt;&lt;/contributors&gt;&lt;titles&gt;&lt;title&gt;Borderline-SMOTE: A New Over-Sampling Method in Imbalanced Data Sets Learning&lt;/title&gt;&lt;secondary-title&gt;Lecture Notes in Computer Science&lt;/secondary-title&gt;&lt;/titles&gt;&lt;periodical&gt;&lt;full-title&gt;Lecture Notes in Computer Science&lt;/full-title&gt;&lt;/periodical&gt;&lt;dates&gt;&lt;year&gt;2005&lt;/year&gt;&lt;/dates&gt;&lt;urls&gt;&lt;/urls&gt;&lt;/record&gt;&lt;/Cite&gt;&lt;/EndNote&gt;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[32]</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SVM</w:t>
      </w:r>
      <w:r w:rsidR="00642BA2" w:rsidRPr="004B742B">
        <w:rPr>
          <w:rFonts w:ascii="Times New Roman" w:hAnsi="Times New Roman" w:cs="Times New Roman"/>
          <w:sz w:val="24"/>
          <w:szCs w:val="24"/>
        </w:rPr>
        <w:t>-</w:t>
      </w:r>
      <w:r w:rsidR="00535EFB" w:rsidRPr="004B742B">
        <w:rPr>
          <w:rFonts w:ascii="Times New Roman" w:hAnsi="Times New Roman" w:cs="Times New Roman"/>
          <w:sz w:val="24"/>
          <w:szCs w:val="24"/>
        </w:rPr>
        <w:t>SMOTE</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&lt;EndNote&gt;&lt;Cite&gt;&lt;Author&gt;Zhang&lt;/Author&gt;&lt;Year&gt;2006&lt;/Year&gt;&lt;RecNum&gt;17&lt;/RecNum&gt;&lt;DisplayText&gt;&lt;style face="superscript"&gt;[33]&lt;/style&gt;&lt;/DisplayText&gt;&lt;record&gt;&lt;rec-number&gt;17&lt;/rec-number&gt;&lt;foreign-keys&gt;&lt;key app="EN" db-id="d92fa20fp0w0fpedxt1xtfxdz529zfra0std" timestamp="1635604869"&gt;17&lt;/key&gt;&lt;/foreign-keys&gt;&lt;ref-type name="Journal Article"&gt;17&lt;/ref-type&gt;&lt;contributors&gt;&lt;authors&gt;&lt;author&gt;Zhang, X.&lt;/author&gt;&lt;author&gt;Wang, S.&lt;/author&gt;&lt;/authors&gt;&lt;/contributors&gt;&lt;titles&gt;&lt;title&gt;Efficient Steganographic Embedding by Exploiting Modification Direction&lt;/title&gt;&lt;secondary-title&gt;IEEE Communications Letters&lt;/secondary-title&gt;&lt;/titles&gt;&lt;periodical&gt;&lt;full-title&gt;IEEE Communications Letters&lt;/full-title&gt;&lt;/periodical&gt;&lt;pages&gt;0-783&lt;/pages&gt;&lt;volume&gt;10&lt;/volume&gt;&lt;number&gt;11&lt;/number&gt;&lt;dates&gt;&lt;year&gt;2006&lt;/year&gt;&lt;/dates&gt;&lt;urls&gt;&lt;/urls&gt;&lt;/record&gt;&lt;/Cite&gt;&lt;/EndNote&gt;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[33]</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xml:space="preserve"> algorithms for data enhancement, which is different from the </w:t>
      </w:r>
      <w:del w:id="71" w:author="周 天行" w:date="2021-12-17T14:37:00Z">
        <w:r w:rsidR="00535EFB" w:rsidRPr="004B742B" w:rsidDel="00100569">
          <w:rPr>
            <w:rFonts w:ascii="Times New Roman" w:hAnsi="Times New Roman" w:cs="Times New Roman"/>
            <w:sz w:val="24"/>
            <w:szCs w:val="24"/>
          </w:rPr>
          <w:delText>original</w:delText>
        </w:r>
      </w:del>
      <w:ins w:id="72" w:author="周 天行" w:date="2021-12-17T14:37:00Z">
        <w:r w:rsidR="00100569">
          <w:rPr>
            <w:rFonts w:ascii="Times New Roman" w:hAnsi="Times New Roman" w:cs="Times New Roman"/>
            <w:sz w:val="24"/>
            <w:szCs w:val="24"/>
          </w:rPr>
          <w:t xml:space="preserve">initial </w:t>
        </w:r>
      </w:ins>
      <w:ins w:id="73" w:author="周 天行" w:date="2021-12-17T14:38:00Z">
        <w:r w:rsidR="00100569">
          <w:rPr>
            <w:rFonts w:ascii="Times New Roman" w:hAnsi="Times New Roman" w:cs="Times New Roman"/>
            <w:sz w:val="24"/>
            <w:szCs w:val="24"/>
          </w:rPr>
          <w:t>process</w:t>
        </w:r>
      </w:ins>
      <w:r w:rsidR="005D1F64" w:rsidRPr="005D1F64">
        <w:rPr>
          <w:rFonts w:ascii="Times New Roman" w:hAnsi="Times New Roman" w:cs="Times New Roman" w:hint="eastAsia"/>
          <w:sz w:val="24"/>
          <w:szCs w:val="24"/>
          <w:highlight w:val="red"/>
        </w:rPr>
        <w:t>【这里我是从以上几个方法里面选择一个合适的进行数据增强，不是说三个方法都使用】</w:t>
      </w:r>
      <w:ins w:id="74" w:author="周 天行" w:date="2021-12-17T14:35:00Z">
        <w:r w:rsidR="00100569">
          <w:rPr>
            <w:rFonts w:ascii="Times New Roman" w:hAnsi="Times New Roman" w:cs="Times New Roman"/>
            <w:sz w:val="24"/>
            <w:szCs w:val="24"/>
          </w:rPr>
          <w:t>.</w:t>
        </w:r>
      </w:ins>
      <w:r w:rsidR="00535EFB" w:rsidRPr="004B742B">
        <w:rPr>
          <w:rFonts w:ascii="Times New Roman" w:hAnsi="Times New Roman" w:cs="Times New Roman"/>
          <w:sz w:val="24"/>
          <w:szCs w:val="24"/>
        </w:rPr>
        <w:t xml:space="preserve"> </w:t>
      </w:r>
      <w:ins w:id="75" w:author="周 天行" w:date="2021-12-17T14:41:00Z">
        <w:r w:rsidR="00944733">
          <w:rPr>
            <w:rFonts w:ascii="Times New Roman" w:hAnsi="Times New Roman" w:cs="Times New Roman"/>
            <w:sz w:val="24"/>
            <w:szCs w:val="24"/>
          </w:rPr>
          <w:t xml:space="preserve">In addition, </w:t>
        </w:r>
      </w:ins>
      <w:del w:id="76" w:author="周 天行" w:date="2021-12-17T14:41:00Z">
        <w:r w:rsidR="00535EFB" w:rsidRPr="004B742B" w:rsidDel="00944733">
          <w:rPr>
            <w:rFonts w:ascii="Times New Roman" w:hAnsi="Times New Roman" w:cs="Times New Roman"/>
            <w:sz w:val="24"/>
            <w:szCs w:val="24"/>
          </w:rPr>
          <w:delText>T</w:delText>
        </w:r>
      </w:del>
      <w:ins w:id="77" w:author="周 天行" w:date="2021-12-17T14:41:00Z">
        <w:r w:rsidR="00944733">
          <w:rPr>
            <w:rFonts w:ascii="Times New Roman" w:hAnsi="Times New Roman" w:cs="Times New Roman"/>
            <w:sz w:val="24"/>
            <w:szCs w:val="24"/>
          </w:rPr>
          <w:t>t</w:t>
        </w:r>
      </w:ins>
      <w:r w:rsidR="00535EFB" w:rsidRPr="004B742B">
        <w:rPr>
          <w:rFonts w:ascii="Times New Roman" w:hAnsi="Times New Roman" w:cs="Times New Roman"/>
          <w:sz w:val="24"/>
          <w:szCs w:val="24"/>
        </w:rPr>
        <w:t>he balance</w:t>
      </w:r>
      <w:ins w:id="78" w:author="周 天行" w:date="2021-12-17T14:39:00Z">
        <w:r w:rsidR="00100569">
          <w:rPr>
            <w:rFonts w:ascii="Times New Roman" w:hAnsi="Times New Roman" w:cs="Times New Roman"/>
            <w:sz w:val="24"/>
            <w:szCs w:val="24"/>
          </w:rPr>
          <w:t>d</w:t>
        </w:r>
      </w:ins>
      <w:r w:rsidR="00535EFB" w:rsidRPr="004B742B">
        <w:rPr>
          <w:rFonts w:ascii="Times New Roman" w:hAnsi="Times New Roman" w:cs="Times New Roman"/>
          <w:sz w:val="24"/>
          <w:szCs w:val="24"/>
        </w:rPr>
        <w:t xml:space="preserve"> data is compared </w:t>
      </w:r>
      <w:del w:id="79" w:author="周 天行" w:date="2021-12-17T14:39:00Z">
        <w:r w:rsidR="00535EFB" w:rsidRPr="004B742B" w:rsidDel="00100569">
          <w:rPr>
            <w:rFonts w:ascii="Times New Roman" w:hAnsi="Times New Roman" w:cs="Times New Roman"/>
            <w:sz w:val="24"/>
            <w:szCs w:val="24"/>
          </w:rPr>
          <w:delText xml:space="preserve">by </w:delText>
        </w:r>
      </w:del>
      <w:ins w:id="80" w:author="周 天行" w:date="2021-12-17T14:39:00Z">
        <w:r w:rsidR="00100569">
          <w:rPr>
            <w:rFonts w:ascii="Times New Roman" w:hAnsi="Times New Roman" w:cs="Times New Roman"/>
            <w:sz w:val="24"/>
            <w:szCs w:val="24"/>
          </w:rPr>
          <w:t>with</w:t>
        </w:r>
        <w:r w:rsidR="00100569" w:rsidRPr="004B742B">
          <w:rPr>
            <w:rFonts w:ascii="Times New Roman" w:hAnsi="Times New Roman" w:cs="Times New Roman"/>
            <w:sz w:val="24"/>
            <w:szCs w:val="24"/>
          </w:rPr>
          <w:t xml:space="preserve"> </w:t>
        </w:r>
      </w:ins>
      <w:r w:rsidR="00194D6D" w:rsidRPr="004B742B">
        <w:rPr>
          <w:rFonts w:ascii="Times New Roman" w:hAnsi="Times New Roman" w:cs="Times New Roman"/>
          <w:sz w:val="24"/>
          <w:szCs w:val="24"/>
        </w:rPr>
        <w:t>R</w:t>
      </w:r>
      <w:r w:rsidR="00535EFB" w:rsidRPr="004B742B">
        <w:rPr>
          <w:rFonts w:ascii="Times New Roman" w:hAnsi="Times New Roman" w:cs="Times New Roman"/>
          <w:sz w:val="24"/>
          <w:szCs w:val="24"/>
        </w:rPr>
        <w:t xml:space="preserve">andom </w:t>
      </w:r>
      <w:r w:rsidR="00194D6D" w:rsidRPr="004B742B">
        <w:rPr>
          <w:rFonts w:ascii="Times New Roman" w:hAnsi="Times New Roman" w:cs="Times New Roman"/>
          <w:sz w:val="24"/>
          <w:szCs w:val="24"/>
        </w:rPr>
        <w:t>F</w:t>
      </w:r>
      <w:r w:rsidR="00535EFB" w:rsidRPr="004B742B">
        <w:rPr>
          <w:rFonts w:ascii="Times New Roman" w:hAnsi="Times New Roman" w:cs="Times New Roman"/>
          <w:sz w:val="24"/>
          <w:szCs w:val="24"/>
        </w:rPr>
        <w:t xml:space="preserve">orest </w:t>
      </w:r>
      <w:r w:rsidR="00194D6D" w:rsidRPr="004B742B">
        <w:rPr>
          <w:rFonts w:ascii="Times New Roman" w:hAnsi="Times New Roman" w:cs="Times New Roman"/>
          <w:sz w:val="24"/>
          <w:szCs w:val="24"/>
        </w:rPr>
        <w:t>Model</w:t>
      </w:r>
      <w:ins w:id="81" w:author="周 天行" w:date="2021-12-17T14:39:00Z">
        <w:r w:rsidR="00100569">
          <w:rPr>
            <w:rFonts w:ascii="Times New Roman" w:hAnsi="Times New Roman" w:cs="Times New Roman"/>
            <w:sz w:val="24"/>
            <w:szCs w:val="24"/>
          </w:rPr>
          <w:t xml:space="preserve"> </w:t>
        </w:r>
      </w:ins>
      <w:r w:rsidR="00535EFB" w:rsidRPr="004B742B">
        <w:rPr>
          <w:rFonts w:ascii="Times New Roman" w:hAnsi="Times New Roman" w:cs="Times New Roman"/>
          <w:sz w:val="24"/>
          <w:szCs w:val="24"/>
        </w:rPr>
        <w:t>(n_estimators</w:t>
      </w:r>
      <w:r w:rsidR="00AD0B96" w:rsidRPr="004B742B">
        <w:rPr>
          <w:rFonts w:ascii="Times New Roman" w:hAnsi="Times New Roman" w:cs="Times New Roman"/>
          <w:sz w:val="24"/>
          <w:szCs w:val="24"/>
        </w:rPr>
        <w:t xml:space="preserve"> </w:t>
      </w:r>
      <w:r w:rsidR="00535EFB" w:rsidRPr="004B742B">
        <w:rPr>
          <w:rFonts w:ascii="Times New Roman" w:hAnsi="Times New Roman" w:cs="Times New Roman"/>
          <w:sz w:val="24"/>
          <w:szCs w:val="24"/>
        </w:rPr>
        <w:t>=</w:t>
      </w:r>
      <w:r w:rsidR="00AD0B96" w:rsidRPr="004B742B">
        <w:rPr>
          <w:rFonts w:ascii="Times New Roman" w:hAnsi="Times New Roman" w:cs="Times New Roman"/>
          <w:sz w:val="24"/>
          <w:szCs w:val="24"/>
        </w:rPr>
        <w:t xml:space="preserve"> </w:t>
      </w:r>
      <w:r w:rsidR="00535EFB" w:rsidRPr="004B742B">
        <w:rPr>
          <w:rFonts w:ascii="Times New Roman" w:hAnsi="Times New Roman" w:cs="Times New Roman"/>
          <w:sz w:val="24"/>
          <w:szCs w:val="24"/>
        </w:rPr>
        <w:t>1000, max_depth</w:t>
      </w:r>
      <w:r w:rsidR="00AD0B96" w:rsidRPr="004B742B">
        <w:rPr>
          <w:rFonts w:ascii="Times New Roman" w:hAnsi="Times New Roman" w:cs="Times New Roman"/>
          <w:sz w:val="24"/>
          <w:szCs w:val="24"/>
        </w:rPr>
        <w:t xml:space="preserve"> </w:t>
      </w:r>
      <w:r w:rsidR="00535EFB" w:rsidRPr="004B742B">
        <w:rPr>
          <w:rFonts w:ascii="Times New Roman" w:hAnsi="Times New Roman" w:cs="Times New Roman"/>
          <w:sz w:val="24"/>
          <w:szCs w:val="24"/>
        </w:rPr>
        <w:t>=</w:t>
      </w:r>
      <w:r w:rsidR="00AD0B96" w:rsidRPr="004B742B">
        <w:rPr>
          <w:rFonts w:ascii="Times New Roman" w:hAnsi="Times New Roman" w:cs="Times New Roman"/>
          <w:sz w:val="24"/>
          <w:szCs w:val="24"/>
        </w:rPr>
        <w:t xml:space="preserve"> </w:t>
      </w:r>
      <w:r w:rsidR="00535EFB" w:rsidRPr="004B742B">
        <w:rPr>
          <w:rFonts w:ascii="Times New Roman" w:hAnsi="Times New Roman" w:cs="Times New Roman"/>
          <w:sz w:val="24"/>
          <w:szCs w:val="24"/>
        </w:rPr>
        <w:t xml:space="preserve">9). </w:t>
      </w:r>
      <w:r w:rsidR="00B771B6" w:rsidRPr="004B742B">
        <w:rPr>
          <w:rFonts w:ascii="Times New Roman" w:hAnsi="Times New Roman" w:cs="Times New Roman"/>
          <w:sz w:val="24"/>
          <w:szCs w:val="24"/>
        </w:rPr>
        <w:t xml:space="preserve">The SMOTE algorithm </w:t>
      </w:r>
      <w:del w:id="82" w:author="周 天行" w:date="2021-12-17T14:42:00Z">
        <w:r w:rsidR="00B771B6" w:rsidRPr="004B742B" w:rsidDel="00944733">
          <w:rPr>
            <w:rFonts w:ascii="Times New Roman" w:hAnsi="Times New Roman" w:cs="Times New Roman"/>
            <w:sz w:val="24"/>
            <w:szCs w:val="24"/>
          </w:rPr>
          <w:delText xml:space="preserve">has </w:delText>
        </w:r>
      </w:del>
      <w:ins w:id="83" w:author="周 天行" w:date="2021-12-17T14:42:00Z">
        <w:r w:rsidR="00944733">
          <w:rPr>
            <w:rFonts w:ascii="Times New Roman" w:hAnsi="Times New Roman" w:cs="Times New Roman"/>
            <w:sz w:val="24"/>
            <w:szCs w:val="24"/>
          </w:rPr>
          <w:t>shows</w:t>
        </w:r>
        <w:r w:rsidR="0094473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the best effect</w:t>
      </w:r>
      <w:ins w:id="84" w:author="周 天行" w:date="2021-12-17T14:42:00Z">
        <w:r w:rsidR="00944733">
          <w:rPr>
            <w:rFonts w:ascii="Times New Roman" w:hAnsi="Times New Roman" w:cs="Times New Roman"/>
            <w:sz w:val="24"/>
            <w:szCs w:val="24"/>
          </w:rPr>
          <w:t xml:space="preserve"> on the data</w:t>
        </w:r>
      </w:ins>
      <w:r w:rsidR="00B771B6" w:rsidRPr="004B742B">
        <w:rPr>
          <w:rFonts w:ascii="Times New Roman" w:hAnsi="Times New Roman" w:cs="Times New Roman"/>
          <w:sz w:val="24"/>
          <w:szCs w:val="24"/>
        </w:rPr>
        <w:t xml:space="preserve">, with excellent performance </w:t>
      </w:r>
      <w:del w:id="85" w:author="周 天行" w:date="2021-12-17T14:43:00Z">
        <w:r w:rsidR="00B771B6" w:rsidRPr="004B742B" w:rsidDel="00944733">
          <w:rPr>
            <w:rFonts w:ascii="Times New Roman" w:hAnsi="Times New Roman" w:cs="Times New Roman"/>
            <w:sz w:val="24"/>
            <w:szCs w:val="24"/>
          </w:rPr>
          <w:delText xml:space="preserve">in </w:delText>
        </w:r>
      </w:del>
      <w:ins w:id="86" w:author="周 天行" w:date="2021-12-17T14:43:00Z">
        <w:r w:rsidR="00944733">
          <w:rPr>
            <w:rFonts w:ascii="Times New Roman" w:hAnsi="Times New Roman" w:cs="Times New Roman"/>
            <w:sz w:val="24"/>
            <w:szCs w:val="24"/>
          </w:rPr>
          <w:t>on</w:t>
        </w:r>
        <w:r w:rsidR="0094473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 xml:space="preserve">the four indicators </w:t>
      </w:r>
      <w:del w:id="87" w:author="周 天行" w:date="2021-12-17T14:44:00Z">
        <w:r w:rsidR="00B771B6" w:rsidRPr="004B742B" w:rsidDel="00944733">
          <w:rPr>
            <w:rFonts w:ascii="Times New Roman" w:hAnsi="Times New Roman" w:cs="Times New Roman"/>
            <w:sz w:val="24"/>
            <w:szCs w:val="24"/>
          </w:rPr>
          <w:delText xml:space="preserve">of </w:delText>
        </w:r>
      </w:del>
      <w:ins w:id="88" w:author="周 天行" w:date="2021-12-17T14:44:00Z">
        <w:r w:rsidR="00944733">
          <w:rPr>
            <w:rFonts w:ascii="Times New Roman" w:hAnsi="Times New Roman" w:cs="Times New Roman"/>
            <w:sz w:val="24"/>
            <w:szCs w:val="24"/>
          </w:rPr>
          <w:t>related with</w:t>
        </w:r>
        <w:r w:rsidR="0094473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 xml:space="preserve">accuracy and recall, </w:t>
      </w:r>
      <w:r w:rsidR="00B771B6" w:rsidRPr="004B742B">
        <w:rPr>
          <w:rFonts w:ascii="Times New Roman" w:hAnsi="Times New Roman" w:cs="Times New Roman"/>
          <w:sz w:val="24"/>
          <w:szCs w:val="24"/>
        </w:rPr>
        <w:lastRenderedPageBreak/>
        <w:t xml:space="preserve">although the precision performance is slightly </w:t>
      </w:r>
      <w:del w:id="89" w:author="周 天行" w:date="2021-12-17T14:45:00Z">
        <w:r w:rsidR="00B771B6" w:rsidRPr="004B742B" w:rsidDel="00944733">
          <w:rPr>
            <w:rFonts w:ascii="Times New Roman" w:hAnsi="Times New Roman" w:cs="Times New Roman"/>
            <w:sz w:val="24"/>
            <w:szCs w:val="24"/>
          </w:rPr>
          <w:delText xml:space="preserve">worse </w:delText>
        </w:r>
      </w:del>
      <w:ins w:id="90" w:author="周 天行" w:date="2021-12-17T14:45:00Z">
        <w:r w:rsidR="00944733">
          <w:rPr>
            <w:rFonts w:ascii="Times New Roman" w:hAnsi="Times New Roman" w:cs="Times New Roman"/>
            <w:sz w:val="24"/>
            <w:szCs w:val="24"/>
          </w:rPr>
          <w:t>low</w:t>
        </w:r>
        <w:r w:rsidR="0094473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 xml:space="preserve">(Figure </w:t>
      </w:r>
      <w:r w:rsidR="00AE1194" w:rsidRPr="004B742B">
        <w:rPr>
          <w:rFonts w:ascii="Times New Roman" w:hAnsi="Times New Roman" w:cs="Times New Roman"/>
          <w:sz w:val="24"/>
          <w:szCs w:val="24"/>
        </w:rPr>
        <w:t>2</w:t>
      </w:r>
      <w:r w:rsidR="003F6939" w:rsidRPr="004B742B">
        <w:rPr>
          <w:rFonts w:ascii="Times New Roman" w:hAnsi="Times New Roman" w:cs="Times New Roman"/>
          <w:sz w:val="24"/>
          <w:szCs w:val="24"/>
        </w:rPr>
        <w:t>c</w:t>
      </w:r>
      <w:r w:rsidR="00B771B6" w:rsidRPr="004B742B">
        <w:rPr>
          <w:rFonts w:ascii="Times New Roman" w:hAnsi="Times New Roman" w:cs="Times New Roman"/>
          <w:sz w:val="24"/>
          <w:szCs w:val="24"/>
        </w:rPr>
        <w:t>). The 8 feature</w:t>
      </w:r>
      <w:ins w:id="91" w:author="周 天行" w:date="2021-12-17T14:46:00Z">
        <w:r w:rsidR="001749B3">
          <w:rPr>
            <w:rFonts w:ascii="Times New Roman" w:hAnsi="Times New Roman" w:cs="Times New Roman"/>
            <w:sz w:val="24"/>
            <w:szCs w:val="24"/>
          </w:rPr>
          <w:t>s’</w:t>
        </w:r>
      </w:ins>
      <w:r w:rsidR="00B771B6" w:rsidRPr="004B742B">
        <w:rPr>
          <w:rFonts w:ascii="Times New Roman" w:hAnsi="Times New Roman" w:cs="Times New Roman"/>
          <w:sz w:val="24"/>
          <w:szCs w:val="24"/>
        </w:rPr>
        <w:t xml:space="preserve"> values of the enhanced data are scaled</w:t>
      </w:r>
      <w:ins w:id="92" w:author="周 天行" w:date="2021-12-17T14:47:00Z">
        <w:r w:rsidR="001749B3">
          <w:rPr>
            <w:rFonts w:ascii="Times New Roman" w:hAnsi="Times New Roman" w:cs="Times New Roman"/>
            <w:sz w:val="24"/>
            <w:szCs w:val="24"/>
          </w:rPr>
          <w:t xml:space="preserve"> up</w:t>
        </w:r>
      </w:ins>
      <w:r w:rsidR="00B771B6" w:rsidRPr="004B742B">
        <w:rPr>
          <w:rFonts w:ascii="Times New Roman" w:hAnsi="Times New Roman" w:cs="Times New Roman"/>
          <w:sz w:val="24"/>
          <w:szCs w:val="24"/>
        </w:rPr>
        <w:t xml:space="preserve"> to 0-10 for </w:t>
      </w:r>
      <w:ins w:id="93" w:author="周 天行" w:date="2021-12-17T14:47:00Z">
        <w:r w:rsidR="001749B3">
          <w:rPr>
            <w:rFonts w:ascii="Times New Roman" w:hAnsi="Times New Roman" w:cs="Times New Roman"/>
            <w:sz w:val="24"/>
            <w:szCs w:val="24"/>
          </w:rPr>
          <w:t xml:space="preserve">the </w:t>
        </w:r>
      </w:ins>
      <w:r w:rsidR="00B771B6" w:rsidRPr="004B742B">
        <w:rPr>
          <w:rFonts w:ascii="Times New Roman" w:hAnsi="Times New Roman" w:cs="Times New Roman"/>
          <w:sz w:val="24"/>
          <w:szCs w:val="24"/>
        </w:rPr>
        <w:t xml:space="preserve">visualization as shown in Figure </w:t>
      </w:r>
      <w:r w:rsidR="003F6939" w:rsidRPr="004B742B">
        <w:rPr>
          <w:rFonts w:ascii="Times New Roman" w:hAnsi="Times New Roman" w:cs="Times New Roman"/>
          <w:sz w:val="24"/>
          <w:szCs w:val="24"/>
        </w:rPr>
        <w:t>2d</w:t>
      </w:r>
      <w:r w:rsidR="00B771B6" w:rsidRPr="004B742B">
        <w:rPr>
          <w:rFonts w:ascii="Times New Roman" w:hAnsi="Times New Roman" w:cs="Times New Roman"/>
          <w:sz w:val="24"/>
          <w:szCs w:val="24"/>
        </w:rPr>
        <w:t xml:space="preserve">. People can </w:t>
      </w:r>
      <w:del w:id="94" w:author="周 天行" w:date="2021-12-17T14:48:00Z">
        <w:r w:rsidR="00B771B6" w:rsidRPr="004B742B" w:rsidDel="001749B3">
          <w:rPr>
            <w:rFonts w:ascii="Times New Roman" w:hAnsi="Times New Roman" w:cs="Times New Roman"/>
            <w:sz w:val="24"/>
            <w:szCs w:val="24"/>
          </w:rPr>
          <w:delText xml:space="preserve">visually </w:delText>
        </w:r>
      </w:del>
      <w:ins w:id="95" w:author="周 天行" w:date="2021-12-17T14:48:00Z">
        <w:r w:rsidR="001749B3">
          <w:rPr>
            <w:rFonts w:ascii="Times New Roman" w:hAnsi="Times New Roman" w:cs="Times New Roman"/>
            <w:sz w:val="24"/>
            <w:szCs w:val="24"/>
          </w:rPr>
          <w:t>easily</w:t>
        </w:r>
        <w:r w:rsidR="001749B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 xml:space="preserve">distinguish </w:t>
      </w:r>
      <w:ins w:id="96" w:author="周 天行" w:date="2021-12-17T14:48:00Z">
        <w:r w:rsidR="001749B3">
          <w:rPr>
            <w:rFonts w:ascii="Times New Roman" w:hAnsi="Times New Roman" w:cs="Times New Roman"/>
            <w:sz w:val="24"/>
            <w:szCs w:val="24"/>
          </w:rPr>
          <w:t xml:space="preserve">the </w:t>
        </w:r>
      </w:ins>
      <w:r w:rsidR="00B771B6" w:rsidRPr="004B742B">
        <w:rPr>
          <w:rFonts w:ascii="Times New Roman" w:hAnsi="Times New Roman" w:cs="Times New Roman"/>
          <w:sz w:val="24"/>
          <w:szCs w:val="24"/>
        </w:rPr>
        <w:t xml:space="preserve">umami and bitter peptides with the naked eye. In order to observe the changes before and after SMOTE data enhancement, this study reduced the 8-dimensional data to 2-dimensional data </w:t>
      </w:r>
      <w:del w:id="97" w:author="周 天行" w:date="2021-12-17T14:49:00Z">
        <w:r w:rsidR="00B771B6" w:rsidRPr="004B742B" w:rsidDel="001749B3">
          <w:rPr>
            <w:rFonts w:ascii="Times New Roman" w:hAnsi="Times New Roman" w:cs="Times New Roman"/>
            <w:sz w:val="24"/>
            <w:szCs w:val="24"/>
          </w:rPr>
          <w:delText xml:space="preserve">through </w:delText>
        </w:r>
      </w:del>
      <w:ins w:id="98" w:author="周 天行" w:date="2021-12-17T14:49:00Z">
        <w:r w:rsidR="001749B3">
          <w:rPr>
            <w:rFonts w:ascii="Times New Roman" w:hAnsi="Times New Roman" w:cs="Times New Roman"/>
            <w:sz w:val="24"/>
            <w:szCs w:val="24"/>
          </w:rPr>
          <w:t>in the method of</w:t>
        </w:r>
        <w:r w:rsidR="001749B3" w:rsidRPr="004B742B">
          <w:rPr>
            <w:rFonts w:ascii="Times New Roman" w:hAnsi="Times New Roman" w:cs="Times New Roman"/>
            <w:sz w:val="24"/>
            <w:szCs w:val="24"/>
          </w:rPr>
          <w:t xml:space="preserve"> </w:t>
        </w:r>
      </w:ins>
      <w:r w:rsidR="00B771B6" w:rsidRPr="004B742B">
        <w:rPr>
          <w:rFonts w:ascii="Times New Roman" w:hAnsi="Times New Roman" w:cs="Times New Roman"/>
          <w:sz w:val="24"/>
          <w:szCs w:val="24"/>
        </w:rPr>
        <w:t>PCA</w:t>
      </w:r>
      <w:ins w:id="99" w:author="周 天行" w:date="2021-12-17T14:49:00Z">
        <w:r w:rsidR="001749B3">
          <w:rPr>
            <w:rFonts w:ascii="Times New Roman" w:hAnsi="Times New Roman" w:cs="Times New Roman"/>
            <w:sz w:val="24"/>
            <w:szCs w:val="24"/>
          </w:rPr>
          <w:t xml:space="preserve"> </w:t>
        </w:r>
      </w:ins>
      <w:r w:rsidR="00B771B6" w:rsidRPr="004B742B">
        <w:rPr>
          <w:rFonts w:ascii="Times New Roman" w:hAnsi="Times New Roman" w:cs="Times New Roman"/>
          <w:sz w:val="24"/>
          <w:szCs w:val="24"/>
        </w:rPr>
        <w:t>(Principal Component Analysis</w:t>
      </w:r>
      <w:del w:id="100" w:author="周 天行" w:date="2021-12-17T14:49:00Z">
        <w:r w:rsidR="00B771B6" w:rsidRPr="004B742B" w:rsidDel="001749B3">
          <w:rPr>
            <w:rFonts w:ascii="Times New Roman" w:hAnsi="Times New Roman" w:cs="Times New Roman"/>
            <w:sz w:val="24"/>
            <w:szCs w:val="24"/>
          </w:rPr>
          <w:delText xml:space="preserve"> </w:delText>
        </w:r>
      </w:del>
      <w:r w:rsidR="00B771B6" w:rsidRPr="004B742B">
        <w:rPr>
          <w:rFonts w:ascii="Times New Roman" w:hAnsi="Times New Roman" w:cs="Times New Roman"/>
          <w:sz w:val="24"/>
          <w:szCs w:val="24"/>
        </w:rPr>
        <w:t>)</w:t>
      </w:r>
      <w:ins w:id="101" w:author="周 天行" w:date="2021-12-17T14:49:00Z">
        <w:r w:rsidR="001749B3">
          <w:rPr>
            <w:rFonts w:ascii="Times New Roman" w:hAnsi="Times New Roman" w:cs="Times New Roman"/>
            <w:sz w:val="24"/>
            <w:szCs w:val="24"/>
          </w:rPr>
          <w:t xml:space="preserve"> </w:t>
        </w:r>
      </w:ins>
      <w:r w:rsidR="00B771B6" w:rsidRPr="004B742B">
        <w:rPr>
          <w:rFonts w:ascii="Times New Roman" w:hAnsi="Times New Roman" w:cs="Times New Roman"/>
          <w:sz w:val="24"/>
          <w:szCs w:val="24"/>
        </w:rPr>
        <w:t xml:space="preserve">to visualize the data as shown in Figure </w:t>
      </w:r>
      <w:r w:rsidR="003F6939" w:rsidRPr="004B742B">
        <w:rPr>
          <w:rFonts w:ascii="Times New Roman" w:hAnsi="Times New Roman" w:cs="Times New Roman"/>
          <w:sz w:val="24"/>
          <w:szCs w:val="24"/>
        </w:rPr>
        <w:t>2e</w:t>
      </w:r>
      <w:r w:rsidR="00B771B6" w:rsidRPr="004B742B">
        <w:rPr>
          <w:rFonts w:ascii="Times New Roman" w:hAnsi="Times New Roman" w:cs="Times New Roman"/>
          <w:sz w:val="24"/>
          <w:szCs w:val="24"/>
        </w:rPr>
        <w:t>. It can be found that there is a clear distinction between the</w:t>
      </w:r>
      <w:ins w:id="102" w:author="周 天行" w:date="2021-12-17T14:50:00Z">
        <w:r w:rsidR="004F1660">
          <w:rPr>
            <w:rFonts w:ascii="Times New Roman" w:hAnsi="Times New Roman" w:cs="Times New Roman"/>
            <w:sz w:val="24"/>
            <w:szCs w:val="24"/>
          </w:rPr>
          <w:t>se</w:t>
        </w:r>
      </w:ins>
      <w:r w:rsidR="00B771B6" w:rsidRPr="004B742B">
        <w:rPr>
          <w:rFonts w:ascii="Times New Roman" w:hAnsi="Times New Roman" w:cs="Times New Roman"/>
          <w:sz w:val="24"/>
          <w:szCs w:val="24"/>
        </w:rPr>
        <w:t xml:space="preserve"> data, which proves that the SMOTE data enhancement has</w:t>
      </w:r>
      <w:ins w:id="103" w:author="周 天行" w:date="2021-12-17T14:51:00Z">
        <w:r w:rsidR="004F1660">
          <w:rPr>
            <w:rFonts w:ascii="Times New Roman" w:hAnsi="Times New Roman" w:cs="Times New Roman"/>
            <w:sz w:val="24"/>
            <w:szCs w:val="24"/>
          </w:rPr>
          <w:t xml:space="preserve"> the</w:t>
        </w:r>
      </w:ins>
      <w:r w:rsidR="00B771B6" w:rsidRPr="004B742B">
        <w:rPr>
          <w:rFonts w:ascii="Times New Roman" w:hAnsi="Times New Roman" w:cs="Times New Roman"/>
          <w:sz w:val="24"/>
          <w:szCs w:val="24"/>
        </w:rPr>
        <w:t xml:space="preserve"> generalization performance.</w:t>
      </w:r>
    </w:p>
    <w:p w14:paraId="2E289BFD" w14:textId="180F2DB6" w:rsidR="00CE018F" w:rsidRPr="004B742B" w:rsidRDefault="005B5D89"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F60EB7" w:rsidRPr="004B742B">
        <w:rPr>
          <w:rFonts w:ascii="Times New Roman" w:hAnsi="Times New Roman" w:cs="Times New Roman"/>
          <w:sz w:val="24"/>
          <w:szCs w:val="24"/>
        </w:rPr>
        <w:t xml:space="preserve">For the purpose of independent </w:t>
      </w:r>
      <w:ins w:id="104" w:author="周 天行" w:date="2021-12-17T14:51:00Z">
        <w:r w:rsidR="004F1660" w:rsidRPr="004B742B">
          <w:rPr>
            <w:rFonts w:ascii="Times New Roman" w:hAnsi="Times New Roman" w:cs="Times New Roman"/>
            <w:sz w:val="24"/>
            <w:szCs w:val="24"/>
          </w:rPr>
          <w:t xml:space="preserve">testing </w:t>
        </w:r>
      </w:ins>
      <w:del w:id="105" w:author="周 天行" w:date="2021-12-17T14:51:00Z">
        <w:r w:rsidR="00F60EB7" w:rsidRPr="004B742B" w:rsidDel="004F1660">
          <w:rPr>
            <w:rFonts w:ascii="Times New Roman" w:hAnsi="Times New Roman" w:cs="Times New Roman"/>
            <w:sz w:val="24"/>
            <w:szCs w:val="24"/>
          </w:rPr>
          <w:delText xml:space="preserve">verification </w:delText>
        </w:r>
      </w:del>
      <w:r w:rsidR="00F60EB7" w:rsidRPr="004B742B">
        <w:rPr>
          <w:rFonts w:ascii="Times New Roman" w:hAnsi="Times New Roman" w:cs="Times New Roman"/>
          <w:sz w:val="24"/>
          <w:szCs w:val="24"/>
        </w:rPr>
        <w:t>and</w:t>
      </w:r>
      <w:del w:id="106" w:author="周 天行" w:date="2021-12-17T14:51:00Z">
        <w:r w:rsidR="00F60EB7" w:rsidRPr="004B742B" w:rsidDel="004F1660">
          <w:rPr>
            <w:rFonts w:ascii="Times New Roman" w:hAnsi="Times New Roman" w:cs="Times New Roman"/>
            <w:sz w:val="24"/>
            <w:szCs w:val="24"/>
          </w:rPr>
          <w:delText xml:space="preserve"> testing</w:delText>
        </w:r>
      </w:del>
      <w:ins w:id="107" w:author="周 天行" w:date="2021-12-17T14:51:00Z">
        <w:r w:rsidR="004F1660" w:rsidRPr="004F1660">
          <w:rPr>
            <w:rFonts w:ascii="Times New Roman" w:hAnsi="Times New Roman" w:cs="Times New Roman"/>
            <w:sz w:val="24"/>
            <w:szCs w:val="24"/>
          </w:rPr>
          <w:t xml:space="preserve"> </w:t>
        </w:r>
        <w:r w:rsidR="004F1660" w:rsidRPr="004B742B">
          <w:rPr>
            <w:rFonts w:ascii="Times New Roman" w:hAnsi="Times New Roman" w:cs="Times New Roman"/>
            <w:sz w:val="24"/>
            <w:szCs w:val="24"/>
          </w:rPr>
          <w:t>verification</w:t>
        </w:r>
      </w:ins>
      <w:r w:rsidR="00F60EB7" w:rsidRPr="004B742B">
        <w:rPr>
          <w:rFonts w:ascii="Times New Roman" w:hAnsi="Times New Roman" w:cs="Times New Roman"/>
          <w:sz w:val="24"/>
          <w:szCs w:val="24"/>
        </w:rPr>
        <w:t>,</w:t>
      </w:r>
      <w:r w:rsidR="00BF5755" w:rsidRPr="004B742B">
        <w:rPr>
          <w:rFonts w:ascii="Times New Roman" w:hAnsi="Times New Roman" w:cs="Times New Roman"/>
          <w:sz w:val="24"/>
          <w:szCs w:val="24"/>
        </w:rPr>
        <w:t xml:space="preserve"> the training set and </w:t>
      </w:r>
      <w:del w:id="108" w:author="周 天行" w:date="2021-12-17T14:52:00Z">
        <w:r w:rsidR="00BF5755" w:rsidRPr="004B742B" w:rsidDel="004F1660">
          <w:rPr>
            <w:rFonts w:ascii="Times New Roman" w:hAnsi="Times New Roman" w:cs="Times New Roman"/>
            <w:sz w:val="24"/>
            <w:szCs w:val="24"/>
          </w:rPr>
          <w:delText xml:space="preserve">the </w:delText>
        </w:r>
      </w:del>
      <w:r w:rsidR="00BF5755" w:rsidRPr="004B742B">
        <w:rPr>
          <w:rFonts w:ascii="Times New Roman" w:hAnsi="Times New Roman" w:cs="Times New Roman"/>
          <w:sz w:val="24"/>
          <w:szCs w:val="24"/>
        </w:rPr>
        <w:t>validation set were constructed separately according to the ratio of 4:1 by stratified sampling.</w:t>
      </w:r>
      <w:r w:rsidR="00CC401B" w:rsidRPr="004B742B">
        <w:rPr>
          <w:rFonts w:ascii="Times New Roman" w:hAnsi="Times New Roman" w:cs="Times New Roman"/>
          <w:sz w:val="24"/>
          <w:szCs w:val="24"/>
        </w:rPr>
        <w:t xml:space="preserve"> In order to better detect the generalization performance of the model, </w:t>
      </w:r>
      <w:ins w:id="109" w:author="周 天行" w:date="2021-12-17T14:53:00Z">
        <w:r w:rsidR="004F1660">
          <w:rPr>
            <w:rFonts w:ascii="Times New Roman" w:hAnsi="Times New Roman" w:cs="Times New Roman"/>
            <w:sz w:val="24"/>
            <w:szCs w:val="24"/>
          </w:rPr>
          <w:t xml:space="preserve">we used </w:t>
        </w:r>
      </w:ins>
      <w:r w:rsidR="00CC401B" w:rsidRPr="004B742B">
        <w:rPr>
          <w:rFonts w:ascii="Times New Roman" w:hAnsi="Times New Roman" w:cs="Times New Roman"/>
          <w:sz w:val="24"/>
          <w:szCs w:val="24"/>
        </w:rPr>
        <w:t xml:space="preserve">4-10 peptides </w:t>
      </w:r>
      <w:ins w:id="110" w:author="周 天行" w:date="2021-12-17T14:53:00Z">
        <w:r w:rsidR="004F1660">
          <w:rPr>
            <w:rFonts w:ascii="Times New Roman" w:hAnsi="Times New Roman" w:cs="Times New Roman"/>
            <w:sz w:val="24"/>
            <w:szCs w:val="24"/>
          </w:rPr>
          <w:t xml:space="preserve">to </w:t>
        </w:r>
      </w:ins>
      <w:r w:rsidR="00CC401B" w:rsidRPr="004B742B">
        <w:rPr>
          <w:rFonts w:ascii="Times New Roman" w:hAnsi="Times New Roman" w:cs="Times New Roman"/>
          <w:sz w:val="24"/>
          <w:szCs w:val="24"/>
        </w:rPr>
        <w:t>constitute a generalization test set, referred to as GTS.</w:t>
      </w:r>
      <w:r w:rsidR="00BF5755" w:rsidRPr="004B742B">
        <w:rPr>
          <w:rFonts w:ascii="Times New Roman" w:hAnsi="Times New Roman" w:cs="Times New Roman"/>
          <w:sz w:val="24"/>
          <w:szCs w:val="24"/>
        </w:rPr>
        <w:t xml:space="preserve"> </w:t>
      </w:r>
      <w:r w:rsidR="001B2F8B" w:rsidRPr="004B742B">
        <w:rPr>
          <w:rFonts w:ascii="Times New Roman" w:hAnsi="Times New Roman" w:cs="Times New Roman"/>
          <w:sz w:val="24"/>
          <w:szCs w:val="24"/>
        </w:rPr>
        <w:t xml:space="preserve">All </w:t>
      </w:r>
      <w:ins w:id="111" w:author="周 天行" w:date="2021-12-17T14:54:00Z">
        <w:r w:rsidR="004F1660">
          <w:rPr>
            <w:rFonts w:ascii="Times New Roman" w:hAnsi="Times New Roman" w:cs="Times New Roman"/>
            <w:sz w:val="24"/>
            <w:szCs w:val="24"/>
          </w:rPr>
          <w:t xml:space="preserve">the </w:t>
        </w:r>
      </w:ins>
      <w:r w:rsidR="001B2F8B" w:rsidRPr="004B742B">
        <w:rPr>
          <w:rFonts w:ascii="Times New Roman" w:hAnsi="Times New Roman" w:cs="Times New Roman"/>
          <w:sz w:val="24"/>
          <w:szCs w:val="24"/>
        </w:rPr>
        <w:t xml:space="preserve">umami and bitter peptides were constructed </w:t>
      </w:r>
      <w:ins w:id="112" w:author="周 天行" w:date="2021-12-17T14:56:00Z">
        <w:r w:rsidR="008F2E6F">
          <w:rPr>
            <w:rFonts w:ascii="Times New Roman" w:hAnsi="Times New Roman" w:cs="Times New Roman"/>
            <w:sz w:val="24"/>
            <w:szCs w:val="24"/>
          </w:rPr>
          <w:t xml:space="preserve">as </w:t>
        </w:r>
      </w:ins>
      <w:ins w:id="113" w:author="周 天行" w:date="2021-12-17T14:57:00Z">
        <w:r w:rsidR="008F2E6F">
          <w:rPr>
            <w:rFonts w:ascii="Times New Roman" w:hAnsi="Times New Roman" w:cs="Times New Roman"/>
            <w:sz w:val="24"/>
            <w:szCs w:val="24"/>
          </w:rPr>
          <w:t xml:space="preserve">a dataset </w:t>
        </w:r>
      </w:ins>
      <w:r w:rsidR="001B2F8B" w:rsidRPr="004B742B">
        <w:rPr>
          <w:rFonts w:ascii="Times New Roman" w:hAnsi="Times New Roman" w:cs="Times New Roman"/>
          <w:sz w:val="24"/>
          <w:szCs w:val="24"/>
        </w:rPr>
        <w:t>called ATPD</w:t>
      </w:r>
      <w:ins w:id="114" w:author="周 天行" w:date="2021-12-17T14:54:00Z">
        <w:r w:rsidR="004F1660">
          <w:rPr>
            <w:rFonts w:ascii="Times New Roman" w:hAnsi="Times New Roman" w:cs="Times New Roman"/>
            <w:sz w:val="24"/>
            <w:szCs w:val="24"/>
          </w:rPr>
          <w:t xml:space="preserve"> </w:t>
        </w:r>
      </w:ins>
      <w:r w:rsidR="001B2F8B" w:rsidRPr="004B742B">
        <w:rPr>
          <w:rFonts w:ascii="Times New Roman" w:hAnsi="Times New Roman" w:cs="Times New Roman"/>
          <w:sz w:val="24"/>
          <w:szCs w:val="24"/>
        </w:rPr>
        <w:t>(all taste peptides dataset).</w:t>
      </w:r>
    </w:p>
    <w:p w14:paraId="077A10EB" w14:textId="25A184C4" w:rsidR="005A0261" w:rsidRPr="004B742B" w:rsidRDefault="00F60EB7"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535EFB" w:rsidRPr="004B742B">
        <w:rPr>
          <w:rFonts w:ascii="Times New Roman" w:hAnsi="Times New Roman" w:cs="Times New Roman"/>
          <w:sz w:val="24"/>
          <w:szCs w:val="24"/>
        </w:rPr>
        <w:t xml:space="preserve">This research is </w:t>
      </w:r>
      <w:del w:id="115" w:author="周 天行" w:date="2021-12-17T14:58:00Z">
        <w:r w:rsidR="00535EFB" w:rsidRPr="004B742B" w:rsidDel="008F2E6F">
          <w:rPr>
            <w:rFonts w:ascii="Times New Roman" w:hAnsi="Times New Roman" w:cs="Times New Roman"/>
            <w:sz w:val="24"/>
            <w:szCs w:val="24"/>
          </w:rPr>
          <w:delText xml:space="preserve">completed </w:delText>
        </w:r>
      </w:del>
      <w:ins w:id="116" w:author="周 天行" w:date="2021-12-17T14:58:00Z">
        <w:r w:rsidR="008F2E6F">
          <w:rPr>
            <w:rFonts w:ascii="Times New Roman" w:hAnsi="Times New Roman" w:cs="Times New Roman"/>
            <w:sz w:val="24"/>
            <w:szCs w:val="24"/>
          </w:rPr>
          <w:t>d</w:t>
        </w:r>
      </w:ins>
      <w:ins w:id="117" w:author="周 天行" w:date="2021-12-17T14:59:00Z">
        <w:r w:rsidR="008F2E6F">
          <w:rPr>
            <w:rFonts w:ascii="Times New Roman" w:hAnsi="Times New Roman" w:cs="Times New Roman"/>
            <w:sz w:val="24"/>
            <w:szCs w:val="24"/>
          </w:rPr>
          <w:t>one</w:t>
        </w:r>
      </w:ins>
      <w:ins w:id="118" w:author="周 天行" w:date="2021-12-17T14:58:00Z">
        <w:r w:rsidR="008F2E6F" w:rsidRPr="004B742B">
          <w:rPr>
            <w:rFonts w:ascii="Times New Roman" w:hAnsi="Times New Roman" w:cs="Times New Roman"/>
            <w:sz w:val="24"/>
            <w:szCs w:val="24"/>
          </w:rPr>
          <w:t xml:space="preserve"> </w:t>
        </w:r>
      </w:ins>
      <w:r w:rsidR="00535EFB" w:rsidRPr="004B742B">
        <w:rPr>
          <w:rFonts w:ascii="Times New Roman" w:hAnsi="Times New Roman" w:cs="Times New Roman"/>
          <w:sz w:val="24"/>
          <w:szCs w:val="24"/>
        </w:rPr>
        <w:t>in Python3.8.10</w:t>
      </w:r>
      <w:del w:id="119" w:author="周 天行" w:date="2021-12-17T14:59:00Z">
        <w:r w:rsidR="00535EFB" w:rsidRPr="004B742B" w:rsidDel="008F2E6F">
          <w:rPr>
            <w:rFonts w:ascii="Times New Roman" w:hAnsi="Times New Roman" w:cs="Times New Roman"/>
            <w:sz w:val="24"/>
            <w:szCs w:val="24"/>
          </w:rPr>
          <w:delText xml:space="preserve"> </w:delText>
        </w:r>
      </w:del>
      <w:r w:rsidR="00535EFB" w:rsidRPr="004B742B">
        <w:rPr>
          <w:rFonts w:ascii="Times New Roman" w:hAnsi="Times New Roman" w:cs="Times New Roman"/>
          <w:sz w:val="24"/>
          <w:szCs w:val="24"/>
        </w:rPr>
        <w:t>,</w:t>
      </w:r>
      <w:ins w:id="120" w:author="周 天行" w:date="2021-12-17T14:59:00Z">
        <w:r w:rsidR="008F2E6F">
          <w:rPr>
            <w:rFonts w:ascii="Times New Roman" w:hAnsi="Times New Roman" w:cs="Times New Roman"/>
            <w:sz w:val="24"/>
            <w:szCs w:val="24"/>
          </w:rPr>
          <w:t xml:space="preserve"> with</w:t>
        </w:r>
      </w:ins>
      <w:r w:rsidR="00535EFB" w:rsidRPr="004B742B">
        <w:rPr>
          <w:rFonts w:ascii="Times New Roman" w:hAnsi="Times New Roman" w:cs="Times New Roman"/>
          <w:sz w:val="24"/>
          <w:szCs w:val="24"/>
        </w:rPr>
        <w:t xml:space="preserve"> the numerical calculation and transmission </w:t>
      </w:r>
      <w:del w:id="121" w:author="周 天行" w:date="2021-12-17T15:00:00Z">
        <w:r w:rsidR="00535EFB" w:rsidRPr="004B742B" w:rsidDel="008F2E6F">
          <w:rPr>
            <w:rFonts w:ascii="Times New Roman" w:hAnsi="Times New Roman" w:cs="Times New Roman"/>
            <w:sz w:val="24"/>
            <w:szCs w:val="24"/>
          </w:rPr>
          <w:delText xml:space="preserve">adopt </w:delText>
        </w:r>
      </w:del>
      <w:ins w:id="122" w:author="周 天行" w:date="2021-12-17T15:00:00Z">
        <w:r w:rsidR="008F2E6F">
          <w:rPr>
            <w:rFonts w:ascii="Times New Roman" w:hAnsi="Times New Roman" w:cs="Times New Roman"/>
            <w:sz w:val="24"/>
            <w:szCs w:val="24"/>
          </w:rPr>
          <w:t>conducted in</w:t>
        </w:r>
        <w:r w:rsidR="008F2E6F" w:rsidRPr="004B742B">
          <w:rPr>
            <w:rFonts w:ascii="Times New Roman" w:hAnsi="Times New Roman" w:cs="Times New Roman"/>
            <w:sz w:val="24"/>
            <w:szCs w:val="24"/>
          </w:rPr>
          <w:t xml:space="preserve"> </w:t>
        </w:r>
      </w:ins>
      <w:r w:rsidR="00535EFB" w:rsidRPr="004B742B">
        <w:rPr>
          <w:rFonts w:ascii="Times New Roman" w:hAnsi="Times New Roman" w:cs="Times New Roman"/>
          <w:sz w:val="24"/>
          <w:szCs w:val="24"/>
        </w:rPr>
        <w:t>Pandas 1.3.3</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&lt;EndNote&gt;&lt;Cite&gt;&lt;Author&gt;Mckinney&lt;/Author&gt;&lt;Year&gt;2010&lt;/Year&gt;&lt;RecNum&gt;10&lt;/RecNum&gt;&lt;DisplayText&gt;&lt;style face="superscript"&gt;[34]&lt;/style&gt;&lt;/DisplayText&gt;&lt;record&gt;&lt;rec-number&gt;10&lt;/rec-number&gt;&lt;foreign-keys&gt;&lt;key app="EN" db-id="d92fa20fp0w0fpedxt1xtfxdz529zfra0std" timestamp="1635600450"&gt;10&lt;/key&gt;&lt;/foreign-keys&gt;&lt;ref-type name="Journal Article"&gt;17&lt;/ref-type&gt;&lt;contributors&gt;&lt;authors&gt;&lt;author&gt;Mckinney, W.&lt;/author&gt;&lt;/authors&gt;&lt;/contributors&gt;&lt;titles&gt;&lt;title&gt;Data Structures for Statistical Computing in Python&lt;/title&gt;&lt;secondary-title&gt;proc.python sci.conf&lt;/secondary-title&gt;&lt;/titles&gt;&lt;periodical&gt;&lt;full-title&gt;proc.python sci.conf&lt;/full-title&gt;&lt;/periodical&gt;&lt;dates&gt;&lt;year&gt;2010&lt;/year&gt;&lt;/dates&gt;&lt;urls&gt;&lt;/urls&gt;&lt;/record&gt;&lt;/Cite&gt;&lt;/EndNote&gt;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[34]</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xml:space="preserve"> and Numpy 1.2.0</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&lt;EndNote&gt;&lt;Cite&gt;&lt;Author&gt;Harris&lt;/Author&gt;&lt;Year&gt;2020&lt;/Year&gt;&lt;RecNum&gt;11&lt;/RecNum&gt;&lt;DisplayText&gt;&lt;style face="superscript"&gt;[35]&lt;/style&gt;&lt;/DisplayText&gt;&lt;record&gt;&lt;rec-number&gt;11&lt;/rec-number&gt;&lt;foreign-keys&gt;&lt;key app="EN" db-id="d92fa20fp0w0fpedxt1xtfxdz529zfra0std" timestamp="1635600834"&gt;11&lt;/key&gt;&lt;/foreign-keys&gt;&lt;ref-type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J.&lt;/author&gt;&lt;author&gt;Kern, Robert&lt;/author&gt;&lt;author&gt;Picus, Matti&lt;/author&gt;&lt;author&gt;Hoyer, Stephan&lt;/author&gt;&lt;author&gt;van Kerkwijk, Marten H.&lt;/author&gt;&lt;author&gt;Brett, Matthew&lt;/author&gt;&lt;author&gt;Haldane, Allan&lt;/author&gt;&lt;author&gt;del Río, Jaime Fernández&lt;/author&gt;&lt;author&gt;Wiebe, Mark&lt;/author&gt;&lt;author&gt;Peterson, Pearu&lt;/author&gt;&lt;author&gt;Gérard-Marchant, Pierre&lt;/author&gt;&lt;author&gt;Sheppard, Kevin&lt;/author&gt;&lt;author&gt;Reddy, Tyler&lt;/author&gt;&lt;author&gt;Weckesser, Warren&lt;/author&gt;&lt;author&gt;Abbasi, Hameer&lt;/author&gt;&lt;author&gt;Gohlke, Christoph&lt;/author&gt;&lt;author&gt;Oliphant, Travis E.&lt;/author&gt;&lt;/authors&gt;&lt;/contributors&gt;&lt;titles&gt;&lt;title&gt;Array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pub-dates&gt;&lt;date&gt;2020/09/01&lt;/date&gt;&lt;/pub-dates&gt;&lt;/dates&gt;&lt;isbn&gt;1476-4687&lt;/isbn&gt;&lt;urls&gt;&lt;related-urls&gt;&lt;url&gt;https://doi.org/10.1038/s41586-020-2649-2&lt;/url&gt;&lt;/related-urls&gt;&lt;/urls&gt;&lt;electronic-resource-num&gt;10.1038/s41586-020-2649-2&lt;/electronic-resource-num&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[35]</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xml:space="preserve">, and the drawing </w:t>
      </w:r>
      <w:ins w:id="123" w:author="周 天行" w:date="2021-12-17T15:00:00Z">
        <w:r w:rsidR="00BE5280">
          <w:rPr>
            <w:rFonts w:ascii="Times New Roman" w:hAnsi="Times New Roman" w:cs="Times New Roman"/>
            <w:sz w:val="24"/>
            <w:szCs w:val="24"/>
          </w:rPr>
          <w:t xml:space="preserve">part based on </w:t>
        </w:r>
      </w:ins>
      <w:del w:id="124" w:author="周 天行" w:date="2021-12-17T15:00:00Z">
        <w:r w:rsidR="00535EFB" w:rsidRPr="004B742B" w:rsidDel="00BE5280">
          <w:rPr>
            <w:rFonts w:ascii="Times New Roman" w:hAnsi="Times New Roman" w:cs="Times New Roman"/>
            <w:sz w:val="24"/>
            <w:szCs w:val="24"/>
          </w:rPr>
          <w:delText>adopts</w:delText>
        </w:r>
      </w:del>
      <w:r w:rsidR="00535EFB" w:rsidRPr="004B742B">
        <w:rPr>
          <w:rFonts w:ascii="Times New Roman" w:hAnsi="Times New Roman" w:cs="Times New Roman"/>
          <w:sz w:val="24"/>
          <w:szCs w:val="24"/>
        </w:rPr>
        <w:t>Matplotlib 3.4.2</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&lt;EndNote&gt;&lt;Cite&gt;&lt;Author&gt;Hunter&lt;/Author&gt;&lt;Year&gt;2007&lt;/Year&gt;&lt;RecNum&gt;13&lt;/RecNum&gt;&lt;DisplayText&gt;&lt;style face="superscript"&gt;[36]&lt;/style&gt;&lt;/DisplayText&gt;&lt;record&gt;&lt;rec-number&gt;13&lt;/rec-number&gt;&lt;foreign-keys&gt;&lt;key app="EN" db-id="d92fa20fp0w0fpedxt1xtfxdz529zfra0std" timestamp="1635601042"&gt;13&lt;/key&gt;&lt;/foreign-keys&gt;&lt;ref-type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1558-366X&lt;/isbn&gt;&lt;urls&gt;&lt;/urls&gt;&lt;electronic-resource-num&gt;10.1109/MCSE.2007.55&lt;/electronic-resource-num&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[36]</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Seaborn 0.11.2</w:t>
      </w:r>
      <w:r w:rsidR="00C54CAC"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&lt;EndNote&gt;&lt;Cite&gt;&lt;Author&gt;Waskom&lt;/Author&gt;&lt;Year&gt;2021&lt;/Year&gt;&lt;RecNum&gt;15&lt;/RecNum&gt;&lt;DisplayText&gt;&lt;style face="superscript"&gt;[37]&lt;/style&gt;&lt;/DisplayText&gt;&lt;record&gt;&lt;rec-number&gt;15&lt;/rec-number&gt;&lt;foreign-keys&gt;&lt;key app="EN" db-id="d92fa20fp0w0fpedxt1xtfxdz529zfra0std" timestamp="1635601228"&gt;15&lt;/key&gt;&lt;/foreign-keys&gt;&lt;ref-type name="Journal Article"&gt;17&lt;/ref-type&gt;&lt;contributors&gt;&lt;authors&gt;&lt;author&gt;Waskom, M.&lt;/author&gt;&lt;/authors&gt;&lt;/contributors&gt;&lt;titles&gt;&lt;title&gt;seaborn: statistical data visualization&lt;/title&gt;&lt;secondary-title&gt;The Journal of Open Source Software&lt;/secondary-title&gt;&lt;/titles&gt;&lt;periodical&gt;&lt;full-title&gt;The Journal of Open Source Software&lt;/full-title&gt;&lt;/periodical&gt;&lt;pages&gt;3021&lt;/pages&gt;&lt;volume&gt;6&lt;/volume&gt;&lt;number&gt;60&lt;/number&gt;&lt;dates&gt;&lt;year&gt;2021&lt;/year&gt;&lt;/dates&gt;&lt;urls&gt;&lt;/urls&gt;&lt;/record&gt;&lt;/Cite&gt;&lt;/EndNote&gt;</w:instrText>
      </w:r>
      <w:r w:rsidR="00C54CAC"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[37]</w:t>
      </w:r>
      <w:r w:rsidR="00C54CAC" w:rsidRPr="004B742B">
        <w:rPr>
          <w:rFonts w:ascii="Times New Roman" w:hAnsi="Times New Roman" w:cs="Times New Roman"/>
          <w:color w:val="000000"/>
          <w:sz w:val="24"/>
          <w:szCs w:val="24"/>
          <w:shd w:val="clear" w:color="auto" w:fill="FFFFFF"/>
        </w:rPr>
        <w:fldChar w:fldCharType="end"/>
      </w:r>
      <w:r w:rsidR="00535EFB" w:rsidRPr="004B742B">
        <w:rPr>
          <w:rFonts w:ascii="Times New Roman" w:hAnsi="Times New Roman" w:cs="Times New Roman"/>
          <w:sz w:val="24"/>
          <w:szCs w:val="24"/>
        </w:rPr>
        <w:t xml:space="preserve"> and plotly. express 0.4.1.</w:t>
      </w:r>
    </w:p>
    <w:p w14:paraId="50662C73" w14:textId="72F98C6C" w:rsidR="00A07010" w:rsidRPr="004B742B" w:rsidRDefault="003D74E7"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2.3</w:t>
      </w:r>
      <w:r w:rsidR="0072297D" w:rsidRPr="004B742B">
        <w:rPr>
          <w:rFonts w:ascii="Times New Roman" w:hAnsi="Times New Roman" w:cs="Times New Roman"/>
          <w:sz w:val="24"/>
          <w:szCs w:val="24"/>
        </w:rPr>
        <w:t xml:space="preserve"> </w:t>
      </w:r>
      <w:r w:rsidR="006B406B" w:rsidRPr="004B742B">
        <w:rPr>
          <w:rFonts w:ascii="Times New Roman" w:hAnsi="Times New Roman" w:cs="Times New Roman"/>
          <w:sz w:val="24"/>
          <w:szCs w:val="24"/>
        </w:rPr>
        <w:t>Model Selection and Optimization</w:t>
      </w:r>
    </w:p>
    <w:p w14:paraId="0B03B92D" w14:textId="612E5FB5" w:rsidR="00AE1194" w:rsidRPr="004B742B" w:rsidRDefault="00830E4E"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E90C49" w:rsidRPr="004B742B">
        <w:rPr>
          <w:rFonts w:ascii="Times New Roman" w:hAnsi="Times New Roman" w:cs="Times New Roman"/>
          <w:sz w:val="24"/>
          <w:szCs w:val="24"/>
        </w:rPr>
        <w:t>I</w:t>
      </w:r>
      <w:r w:rsidRPr="004B742B">
        <w:rPr>
          <w:rFonts w:ascii="Times New Roman" w:hAnsi="Times New Roman" w:cs="Times New Roman"/>
          <w:sz w:val="24"/>
          <w:szCs w:val="24"/>
        </w:rPr>
        <w:t xml:space="preserve">n order to select the best algorithm to better </w:t>
      </w:r>
      <w:del w:id="125" w:author="周 天行" w:date="2021-12-17T15:04:00Z">
        <w:r w:rsidR="00DF52CC" w:rsidRPr="004B742B" w:rsidDel="00BE5280">
          <w:rPr>
            <w:rFonts w:ascii="Times New Roman" w:hAnsi="Times New Roman" w:cs="Times New Roman"/>
            <w:sz w:val="24"/>
            <w:szCs w:val="24"/>
          </w:rPr>
          <w:delText>mine</w:delText>
        </w:r>
        <w:r w:rsidRPr="004B742B" w:rsidDel="00BE5280">
          <w:rPr>
            <w:rFonts w:ascii="Times New Roman" w:hAnsi="Times New Roman" w:cs="Times New Roman"/>
            <w:sz w:val="24"/>
            <w:szCs w:val="24"/>
          </w:rPr>
          <w:delText xml:space="preserve"> </w:delText>
        </w:r>
      </w:del>
      <w:ins w:id="126" w:author="周 天行" w:date="2021-12-17T15:04:00Z">
        <w:r w:rsidR="00BE5280">
          <w:rPr>
            <w:rFonts w:ascii="Times New Roman" w:hAnsi="Times New Roman" w:cs="Times New Roman"/>
            <w:sz w:val="24"/>
            <w:szCs w:val="24"/>
          </w:rPr>
          <w:t>dig out</w:t>
        </w:r>
        <w:r w:rsidR="00BE5280"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the internal laws of the data</w:t>
      </w:r>
      <w:r w:rsidR="00293771" w:rsidRPr="004B742B">
        <w:rPr>
          <w:rFonts w:ascii="Times New Roman" w:hAnsi="Times New Roman" w:cs="Times New Roman"/>
          <w:sz w:val="24"/>
          <w:szCs w:val="24"/>
        </w:rPr>
        <w:t>, t</w:t>
      </w:r>
      <w:r w:rsidRPr="004B742B">
        <w:rPr>
          <w:rFonts w:ascii="Times New Roman" w:hAnsi="Times New Roman" w:cs="Times New Roman"/>
          <w:sz w:val="24"/>
          <w:szCs w:val="24"/>
        </w:rPr>
        <w:t>his study selects 19 popular and widely recognized binary classification algorithms for</w:t>
      </w:r>
      <w:ins w:id="127" w:author="周 天行" w:date="2021-12-17T15:05:00Z">
        <w:r w:rsidR="00BE5280">
          <w:rPr>
            <w:rFonts w:ascii="Times New Roman" w:hAnsi="Times New Roman" w:cs="Times New Roman"/>
            <w:sz w:val="24"/>
            <w:szCs w:val="24"/>
          </w:rPr>
          <w:t xml:space="preserve"> the</w:t>
        </w:r>
      </w:ins>
      <w:r w:rsidRPr="004B742B">
        <w:rPr>
          <w:rFonts w:ascii="Times New Roman" w:hAnsi="Times New Roman" w:cs="Times New Roman"/>
          <w:sz w:val="24"/>
          <w:szCs w:val="24"/>
        </w:rPr>
        <w:t xml:space="preserve"> model construction</w:t>
      </w:r>
      <w:r w:rsidR="00293771" w:rsidRPr="004B742B">
        <w:rPr>
          <w:rFonts w:ascii="Times New Roman" w:hAnsi="Times New Roman" w:cs="Times New Roman"/>
          <w:sz w:val="24"/>
          <w:szCs w:val="24"/>
        </w:rPr>
        <w:fldChar w:fldCharType="begin"/>
      </w:r>
      <w:r w:rsidR="00293771" w:rsidRPr="004B742B">
        <w:rPr>
          <w:rFonts w:ascii="Times New Roman" w:hAnsi="Times New Roman" w:cs="Times New Roman"/>
          <w:sz w:val="24"/>
          <w:szCs w:val="24"/>
        </w:rPr>
        <w:instrText xml:space="preserve"> ADDIN EN.CITE &lt;EndNote&gt;&lt;Cite&gt;&lt;Author&gt;Soltani&lt;/Author&gt;&lt;Year&gt;2013&lt;/Year&gt;&lt;RecNum&gt;44&lt;/RecNum&gt;&lt;DisplayText&gt;&lt;style face="superscript"&gt;[38]&lt;/style&gt;&lt;/DisplayText&gt;&lt;record&gt;&lt;rec-number&gt;44&lt;/rec-number&gt;&lt;foreign-keys&gt;&lt;key app="EN" db-id="d92fa20fp0w0fpedxt1xtfxdz529zfra0std" timestamp="1636035854"&gt;44&lt;/key&gt;&lt;/foreign-keys&gt;&lt;ref-type name="Journal Article"&gt;17&lt;/ref-type&gt;&lt;contributors&gt;&lt;authors&gt;&lt;author&gt;Soltani, Somaieh&lt;/author&gt;&lt;author&gt;Haghaei, Hossein&lt;/author&gt;&lt;author&gt;Shayanfar, Ali&lt;/author&gt;&lt;author&gt;Vallipour, Javad&lt;/author&gt;&lt;author&gt;Asadpour Zeynali, Karim&lt;/author&gt;&lt;author&gt;Jouyban, Abolghasem&lt;/author&gt;&lt;/authors&gt;&lt;secondary-authors&gt;&lt;author&gt;Akutsu, Tatsuya&lt;/author&gt;&lt;/secondary-authors&gt;&lt;/contributors&gt;&lt;titles&gt;&lt;title&gt;QSBR Study of Bitter Taste of Peptides: Application of GA-PLS in Combination with MLR, SVM, and ANN Approaches&lt;/title&gt;&lt;secondary-title&gt;BioMed Research International&lt;/secondary-title&gt;&lt;/titles&gt;&lt;periodical&gt;&lt;full-title&gt;BioMed Research International&lt;/full-title&gt;&lt;/periodical&gt;&lt;pages&gt;501310&lt;/pages&gt;&lt;volume&gt;2013&lt;/volume&gt;&lt;dates&gt;&lt;year&gt;2013&lt;/year&gt;&lt;pub-dates&gt;&lt;date&gt;2013/11/25&lt;/date&gt;&lt;/pub-dates&gt;&lt;/dates&gt;&lt;publisher&gt;Hindawi Publishing Corporation&lt;/publisher&gt;&lt;isbn&gt;2314-6133&lt;/isbn&gt;&lt;urls&gt;&lt;related-urls&gt;&lt;url&gt;https://doi.org/10.1155/2013/501310&lt;/url&gt;&lt;/related-urls&gt;&lt;/urls&gt;&lt;electronic-resource-num&gt;10.1155/2013/501310&lt;/electronic-resource-num&gt;&lt;/record&gt;&lt;/Cite&gt;&lt;/EndNote&gt;</w:instrText>
      </w:r>
      <w:r w:rsidR="00293771" w:rsidRPr="004B742B">
        <w:rPr>
          <w:rFonts w:ascii="Times New Roman" w:hAnsi="Times New Roman" w:cs="Times New Roman"/>
          <w:sz w:val="24"/>
          <w:szCs w:val="24"/>
        </w:rPr>
        <w:fldChar w:fldCharType="separate"/>
      </w:r>
      <w:r w:rsidR="00293771" w:rsidRPr="004B742B">
        <w:rPr>
          <w:rFonts w:ascii="Times New Roman" w:hAnsi="Times New Roman" w:cs="Times New Roman"/>
          <w:noProof/>
          <w:sz w:val="24"/>
          <w:szCs w:val="24"/>
          <w:vertAlign w:val="superscript"/>
        </w:rPr>
        <w:t>[38]</w:t>
      </w:r>
      <w:r w:rsidR="00293771"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del w:id="128" w:author="周 天行" w:date="2021-12-17T15:05:00Z">
        <w:r w:rsidRPr="004B742B" w:rsidDel="00BE5280">
          <w:rPr>
            <w:rFonts w:ascii="Times New Roman" w:hAnsi="Times New Roman" w:cs="Times New Roman"/>
            <w:sz w:val="24"/>
            <w:szCs w:val="24"/>
          </w:rPr>
          <w:delText>including:</w:delText>
        </w:r>
      </w:del>
      <w:ins w:id="129" w:author="周 天行" w:date="2021-12-17T15:05:00Z">
        <w:r w:rsidR="00814060">
          <w:rPr>
            <w:rFonts w:ascii="Times New Roman" w:hAnsi="Times New Roman" w:cs="Times New Roman"/>
            <w:sz w:val="24"/>
            <w:szCs w:val="24"/>
          </w:rPr>
          <w:t xml:space="preserve">which </w:t>
        </w:r>
        <w:r w:rsidR="00BE5280">
          <w:rPr>
            <w:rFonts w:ascii="Times New Roman" w:hAnsi="Times New Roman" w:cs="Times New Roman"/>
            <w:sz w:val="24"/>
            <w:szCs w:val="24"/>
          </w:rPr>
          <w:t>contai</w:t>
        </w:r>
      </w:ins>
      <w:ins w:id="130" w:author="周 天行" w:date="2021-12-17T15:06:00Z">
        <w:r w:rsidR="00814060">
          <w:rPr>
            <w:rFonts w:ascii="Times New Roman" w:hAnsi="Times New Roman" w:cs="Times New Roman"/>
            <w:sz w:val="24"/>
            <w:szCs w:val="24"/>
          </w:rPr>
          <w:t>n</w:t>
        </w:r>
      </w:ins>
      <w:r w:rsidRPr="004B742B">
        <w:rPr>
          <w:rFonts w:ascii="Times New Roman" w:hAnsi="Times New Roman" w:cs="Times New Roman"/>
          <w:sz w:val="24"/>
          <w:szCs w:val="24"/>
        </w:rPr>
        <w:t xml:space="preserve"> </w:t>
      </w:r>
      <w:r w:rsidRPr="004B742B">
        <w:rPr>
          <w:rFonts w:ascii="Times New Roman" w:hAnsi="Times New Roman" w:cs="Times New Roman"/>
          <w:sz w:val="24"/>
          <w:szCs w:val="24"/>
        </w:rPr>
        <w:lastRenderedPageBreak/>
        <w:t>LogisticRegression</w:t>
      </w:r>
      <w:r w:rsidR="004666E5" w:rsidRPr="004B742B">
        <w:rPr>
          <w:rFonts w:ascii="Times New Roman" w:hAnsi="Times New Roman" w:cs="Times New Roman"/>
          <w:sz w:val="24"/>
          <w:szCs w:val="24"/>
        </w:rPr>
        <w:t>(</w:t>
      </w:r>
      <w:r w:rsidR="004666E5" w:rsidRPr="004B742B">
        <w:rPr>
          <w:rFonts w:ascii="Times New Roman" w:hAnsi="Times New Roman" w:cs="Times New Roman"/>
          <w:color w:val="000000"/>
          <w:sz w:val="24"/>
          <w:szCs w:val="24"/>
          <w:shd w:val="clear" w:color="auto" w:fill="FFFFFF"/>
        </w:rPr>
        <w:t>LR)</w:t>
      </w:r>
      <w:r w:rsidRPr="004B742B">
        <w:rPr>
          <w:rFonts w:ascii="Times New Roman" w:hAnsi="Times New Roman" w:cs="Times New Roman"/>
          <w:color w:val="000000"/>
          <w:sz w:val="24"/>
          <w:szCs w:val="24"/>
          <w:shd w:val="clear" w:color="auto" w:fill="FFFFFF"/>
        </w:rPr>
        <w:fldChar w:fldCharType="begin"/>
      </w:r>
      <w:r w:rsidR="00A87750" w:rsidRPr="004B742B">
        <w:rPr>
          <w:rFonts w:ascii="Times New Roman" w:hAnsi="Times New Roman" w:cs="Times New Roman"/>
          <w:color w:val="000000"/>
          <w:sz w:val="24"/>
          <w:szCs w:val="24"/>
          <w:shd w:val="clear" w:color="auto" w:fill="FFFFFF"/>
        </w:rPr>
        <w:instrText xml:space="preserve"> ADDIN EN.CITE &lt;EndNote&gt;&lt;Cite&gt;&lt;Author&gt;Arjun&lt;/Author&gt;&lt;Year&gt;2021&lt;/Year&gt;&lt;RecNum&gt;18&lt;/RecNum&gt;&lt;DisplayText&gt;&lt;style face="superscript"&gt;[31]&lt;/style&gt;&lt;/DisplayText&gt;&lt;record&gt;&lt;rec-number&gt;18&lt;/rec-number&gt;&lt;foreign-keys&gt;&lt;key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Pr="004B742B">
        <w:rPr>
          <w:rFonts w:ascii="Times New Roman" w:hAnsi="Times New Roman" w:cs="Times New Roman"/>
          <w:color w:val="000000"/>
          <w:sz w:val="24"/>
          <w:szCs w:val="24"/>
          <w:shd w:val="clear" w:color="auto" w:fill="FFFFFF"/>
        </w:rPr>
        <w:fldChar w:fldCharType="separate"/>
      </w:r>
      <w:r w:rsidR="00A87750" w:rsidRPr="004B742B">
        <w:rPr>
          <w:rFonts w:ascii="Times New Roman" w:hAnsi="Times New Roman" w:cs="Times New Roman"/>
          <w:noProof/>
          <w:color w:val="000000"/>
          <w:sz w:val="24"/>
          <w:szCs w:val="24"/>
          <w:shd w:val="clear" w:color="auto" w:fill="FFFFFF"/>
          <w:vertAlign w:val="superscript"/>
        </w:rPr>
        <w:t>[31]</w:t>
      </w:r>
      <w:r w:rsidRPr="004B742B">
        <w:rPr>
          <w:rFonts w:ascii="Times New Roman" w:hAnsi="Times New Roman" w:cs="Times New Roman"/>
          <w:color w:val="000000"/>
          <w:sz w:val="24"/>
          <w:szCs w:val="24"/>
          <w:shd w:val="clear" w:color="auto" w:fill="FFFFFF"/>
        </w:rPr>
        <w:fldChar w:fldCharType="end"/>
      </w:r>
      <w:r w:rsidRPr="004B742B">
        <w:rPr>
          <w:rFonts w:ascii="Times New Roman" w:hAnsi="Times New Roman" w:cs="Times New Roman"/>
          <w:sz w:val="24"/>
          <w:szCs w:val="24"/>
        </w:rPr>
        <w:t>, RidgeClassifier, Perceptron, Stochastic Gradient Descent</w:t>
      </w:r>
      <w:r w:rsidR="004666E5" w:rsidRPr="004B742B">
        <w:rPr>
          <w:rFonts w:ascii="Times New Roman" w:hAnsi="Times New Roman" w:cs="Times New Roman"/>
          <w:sz w:val="24"/>
          <w:szCs w:val="24"/>
        </w:rPr>
        <w:t>(SGD)</w:t>
      </w:r>
      <w:r w:rsidRPr="004B742B">
        <w:rPr>
          <w:rFonts w:ascii="Times New Roman" w:hAnsi="Times New Roman" w:cs="Times New Roman"/>
          <w:sz w:val="24"/>
          <w:szCs w:val="24"/>
        </w:rPr>
        <w:t>, Linear Discriminant Analysis</w:t>
      </w:r>
      <w:r w:rsidR="0032136E">
        <w:rPr>
          <w:rFonts w:ascii="Times New Roman" w:hAnsi="Times New Roman" w:cs="Times New Roman"/>
          <w:sz w:val="24"/>
          <w:szCs w:val="24"/>
        </w:rPr>
        <w:t>(LDA)</w:t>
      </w:r>
      <w:r w:rsidRPr="004B742B">
        <w:rPr>
          <w:rFonts w:ascii="Times New Roman" w:hAnsi="Times New Roman" w:cs="Times New Roman"/>
          <w:sz w:val="24"/>
          <w:szCs w:val="24"/>
        </w:rPr>
        <w:t>, LinearSVC (</w:t>
      </w:r>
      <w:r w:rsidR="004666E5" w:rsidRPr="004B742B">
        <w:rPr>
          <w:rFonts w:ascii="Times New Roman" w:hAnsi="Times New Roman" w:cs="Times New Roman"/>
          <w:sz w:val="24"/>
          <w:szCs w:val="24"/>
        </w:rPr>
        <w:t>LD</w:t>
      </w:r>
      <w:r w:rsidRPr="004B742B">
        <w:rPr>
          <w:rFonts w:ascii="Times New Roman" w:hAnsi="Times New Roman" w:cs="Times New Roman"/>
          <w:sz w:val="24"/>
          <w:szCs w:val="24"/>
        </w:rPr>
        <w:t xml:space="preserve">), </w:t>
      </w:r>
      <w:r w:rsidR="004666E5" w:rsidRPr="004B742B">
        <w:rPr>
          <w:rFonts w:ascii="Times New Roman" w:hAnsi="Times New Roman" w:cs="Times New Roman"/>
          <w:color w:val="212529"/>
          <w:sz w:val="24"/>
          <w:szCs w:val="24"/>
          <w:shd w:val="clear" w:color="auto" w:fill="FFFFFF"/>
        </w:rPr>
        <w:t>Support Vector Classification</w:t>
      </w:r>
      <w:r w:rsidR="004666E5" w:rsidRPr="004B742B">
        <w:rPr>
          <w:rFonts w:ascii="Times New Roman" w:hAnsi="Times New Roman" w:cs="Times New Roman"/>
          <w:sz w:val="24"/>
          <w:szCs w:val="24"/>
        </w:rPr>
        <w:t xml:space="preserve"> </w:t>
      </w:r>
      <w:r w:rsidR="00F07B7D" w:rsidRPr="004B742B">
        <w:rPr>
          <w:rFonts w:ascii="Times New Roman" w:hAnsi="Times New Roman" w:cs="Times New Roman"/>
          <w:sz w:val="24"/>
          <w:szCs w:val="24"/>
        </w:rPr>
        <w:t>(</w:t>
      </w:r>
      <w:r w:rsidR="004666E5" w:rsidRPr="004B742B">
        <w:rPr>
          <w:rFonts w:ascii="Times New Roman" w:hAnsi="Times New Roman" w:cs="Times New Roman"/>
          <w:sz w:val="24"/>
          <w:szCs w:val="24"/>
        </w:rPr>
        <w:t>SVC</w:t>
      </w:r>
      <w:r w:rsidR="00F07B7D" w:rsidRPr="004B742B">
        <w:rPr>
          <w:rFonts w:ascii="Times New Roman" w:hAnsi="Times New Roman" w:cs="Times New Roman"/>
          <w:color w:val="212529"/>
          <w:sz w:val="24"/>
          <w:szCs w:val="24"/>
          <w:shd w:val="clear" w:color="auto" w:fill="FFFFFF"/>
        </w:rPr>
        <w:t>)</w:t>
      </w:r>
      <w:r w:rsidR="00F07B7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&lt;EndNote&gt;&lt;Cite&gt;&lt;Author&gt;Platt&lt;/Author&gt;&lt;Year&gt;2000&lt;/Year&gt;&lt;RecNum&gt;19&lt;/RecNum&gt;&lt;DisplayText&gt;&lt;style face="superscript"&gt;[39]&lt;/style&gt;&lt;/DisplayText&gt;&lt;record&gt;&lt;rec-number&gt;19&lt;/rec-number&gt;&lt;foreign-keys&gt;&lt;key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[39]</w:t>
      </w:r>
      <w:r w:rsidR="00F07B7D"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r w:rsidR="004666E5" w:rsidRPr="004B742B">
        <w:rPr>
          <w:rFonts w:ascii="Times New Roman" w:hAnsi="Times New Roman" w:cs="Times New Roman"/>
          <w:color w:val="212529"/>
          <w:sz w:val="24"/>
          <w:szCs w:val="24"/>
          <w:shd w:val="clear" w:color="auto" w:fill="FFFFFF"/>
        </w:rPr>
        <w:t>Nu-Support Vector Classification</w:t>
      </w:r>
      <w:r w:rsidR="004666E5" w:rsidRPr="004B742B">
        <w:rPr>
          <w:rFonts w:ascii="Times New Roman" w:hAnsi="Times New Roman" w:cs="Times New Roman"/>
          <w:sz w:val="24"/>
          <w:szCs w:val="24"/>
        </w:rPr>
        <w:t xml:space="preserve"> </w:t>
      </w:r>
      <w:r w:rsidR="00F07B7D" w:rsidRPr="004B742B">
        <w:rPr>
          <w:rFonts w:ascii="Times New Roman" w:hAnsi="Times New Roman" w:cs="Times New Roman"/>
          <w:sz w:val="24"/>
          <w:szCs w:val="24"/>
        </w:rPr>
        <w:t>(</w:t>
      </w:r>
      <w:r w:rsidR="004666E5" w:rsidRPr="004B742B">
        <w:rPr>
          <w:rFonts w:ascii="Times New Roman" w:hAnsi="Times New Roman" w:cs="Times New Roman"/>
          <w:sz w:val="24"/>
          <w:szCs w:val="24"/>
        </w:rPr>
        <w:t>NuSVC</w:t>
      </w:r>
      <w:r w:rsidR="00F07B7D" w:rsidRPr="004B742B">
        <w:rPr>
          <w:rFonts w:ascii="Times New Roman" w:hAnsi="Times New Roman" w:cs="Times New Roman"/>
          <w:color w:val="212529"/>
          <w:sz w:val="24"/>
          <w:szCs w:val="24"/>
          <w:shd w:val="clear" w:color="auto" w:fill="FFFFFF"/>
        </w:rPr>
        <w:t>)</w:t>
      </w:r>
      <w:r w:rsidR="00F07B7D" w:rsidRPr="004B742B">
        <w:rPr>
          <w:rFonts w:ascii="Times New Roman" w:hAnsi="Times New Roman" w:cs="Times New Roman"/>
          <w:sz w:val="24"/>
          <w:szCs w:val="24"/>
        </w:rPr>
        <w:t xml:space="preserve"> </w:t>
      </w:r>
      <w:r w:rsidR="00F07B7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&lt;EndNote&gt;&lt;Cite&gt;&lt;Author&gt;Platt&lt;/Author&gt;&lt;Year&gt;2000&lt;/Year&gt;&lt;RecNum&gt;19&lt;/RecNum&gt;&lt;DisplayText&gt;&lt;style face="superscript"&gt;[39]&lt;/style&gt;&lt;/DisplayText&gt;&lt;record&gt;&lt;rec-number&gt;19&lt;/rec-number&gt;&lt;foreign-keys&gt;&lt;key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[39]</w:t>
      </w:r>
      <w:r w:rsidR="00F07B7D" w:rsidRPr="004B742B">
        <w:rPr>
          <w:rFonts w:ascii="Times New Roman" w:hAnsi="Times New Roman" w:cs="Times New Roman"/>
          <w:sz w:val="24"/>
          <w:szCs w:val="24"/>
        </w:rPr>
        <w:fldChar w:fldCharType="end"/>
      </w:r>
      <w:r w:rsidRPr="004B742B">
        <w:rPr>
          <w:rFonts w:ascii="Times New Roman" w:hAnsi="Times New Roman" w:cs="Times New Roman"/>
          <w:sz w:val="24"/>
          <w:szCs w:val="24"/>
        </w:rPr>
        <w:t>, DecisionTree/ExtraTree</w:t>
      </w:r>
      <w:r w:rsidR="004666E5" w:rsidRPr="004B742B">
        <w:rPr>
          <w:rFonts w:ascii="Times New Roman" w:hAnsi="Times New Roman" w:cs="Times New Roman"/>
          <w:sz w:val="24"/>
          <w:szCs w:val="24"/>
        </w:rPr>
        <w:t>(DT)</w:t>
      </w:r>
      <w:r w:rsidR="000F4602"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&lt;EndNote&gt;&lt;Cite&gt;&lt;Author&gt;Hastie&lt;/Author&gt;&lt;Year&gt;2009&lt;/Year&gt;&lt;RecNum&gt;23&lt;/RecNum&gt;&lt;DisplayText&gt;&lt;style face="superscript"&gt;[40]&lt;/style&gt;&lt;/DisplayText&gt;&lt;record&gt;&lt;rec-number&gt;23&lt;/rec-number&gt;&lt;foreign-keys&gt;&lt;key app="EN" db-id="d92fa20fp0w0fpedxt1xtfxdz529zfra0std" timestamp="1635658225"&gt;23&lt;/key&gt;&lt;/foreign-keys&gt;&lt;ref-type name="Journal Article"&gt;17&lt;/ref-type&gt;&lt;contributors&gt;&lt;authors&gt;&lt;author&gt;Hastie, T.&lt;/author&gt;&lt;author&gt;Tibshirani, R. J.&lt;/author&gt;&lt;author&gt;Friedman, J. H.&lt;/author&gt;&lt;/authors&gt;&lt;/contributors&gt;&lt;titles&gt;&lt;title&gt;The Elements of Statistical Learning: Springer&lt;/title&gt;&lt;secondary-title&gt;Elements&lt;/secondary-title&gt;&lt;/titles&gt;&lt;periodical&gt;&lt;full-title&gt;Elements&lt;/full-title&gt;&lt;/periodical&gt;&lt;volume&gt;1&lt;/volume&gt;&lt;dates&gt;&lt;year&gt;2009&lt;/year&gt;&lt;/dates&gt;&lt;urls&gt;&lt;/urls&gt;&lt;/record&gt;&lt;/Cite&gt;&lt;/EndNote&gt;</w:instrText>
      </w:r>
      <w:r w:rsidR="000F4602"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[40]</w:t>
      </w:r>
      <w:r w:rsidR="000F460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AdaBoost</w:t>
      </w:r>
      <w:r w:rsidR="004666E5" w:rsidRPr="004B742B">
        <w:rPr>
          <w:rFonts w:ascii="Times New Roman" w:hAnsi="Times New Roman" w:cs="Times New Roman"/>
          <w:sz w:val="24"/>
          <w:szCs w:val="24"/>
        </w:rPr>
        <w:t>(ABT)</w:t>
      </w:r>
      <w:r w:rsidR="00F07B7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&lt;EndNote&gt;&lt;Cite&gt;&lt;Author&gt;Ji&lt;/Author&gt;&lt;Year&gt;2009&lt;/Year&gt;&lt;RecNum&gt;22&lt;/RecNum&gt;&lt;DisplayText&gt;&lt;style face="superscript"&gt;[41]&lt;/style&gt;&lt;/DisplayText&gt;&lt;record&gt;&lt;rec-number&gt;22&lt;/rec-number&gt;&lt;foreign-keys&gt;&lt;key app="EN" db-id="d92fa20fp0w0fpedxt1xtfxdz529zfra0std" timestamp="1635658164"&gt;22&lt;/key&gt;&lt;/foreign-keys&gt;&lt;ref-type name="Conference Proceedings"&gt;10&lt;/ref-type&gt;&lt;contributors&gt;&lt;authors&gt;&lt;author&gt;Ji, Z.&lt;/author&gt;&lt;author&gt;Hui, Z.&lt;/author&gt;&lt;author&gt;Rosset, S.&lt;/author&gt;&lt;author&gt;Hastie, T.&lt;/author&gt;&lt;/authors&gt;&lt;/contributors&gt;&lt;titles&gt;&lt;title&gt;Multi-class AdaBoost&lt;/title&gt;&lt;secondary-title&gt;Statistics &amp;amp; Its Interface Volume&lt;/secondary-title&gt;&lt;/titles&gt;&lt;dates&gt;&lt;year&gt;2009&lt;/year&gt;&lt;/dates&gt;&lt;urls&gt;&lt;/urls&gt;&lt;/record&gt;&lt;/Cite&gt;&lt;/EndNote&gt;</w:instrText>
      </w:r>
      <w:r w:rsidR="00F07B7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[41]</w:t>
      </w:r>
      <w:r w:rsidR="00F07B7D" w:rsidRPr="004B742B">
        <w:rPr>
          <w:rFonts w:ascii="Times New Roman" w:hAnsi="Times New Roman" w:cs="Times New Roman"/>
          <w:sz w:val="24"/>
          <w:szCs w:val="24"/>
        </w:rPr>
        <w:fldChar w:fldCharType="end"/>
      </w:r>
      <w:r w:rsidRPr="004B742B">
        <w:rPr>
          <w:rFonts w:ascii="Times New Roman" w:hAnsi="Times New Roman" w:cs="Times New Roman"/>
          <w:sz w:val="24"/>
          <w:szCs w:val="24"/>
        </w:rPr>
        <w:t>, Bagging</w:t>
      </w:r>
      <w:r w:rsidR="004666E5" w:rsidRPr="004B742B">
        <w:rPr>
          <w:rFonts w:ascii="Times New Roman" w:hAnsi="Times New Roman" w:cs="Times New Roman"/>
          <w:sz w:val="24"/>
          <w:szCs w:val="24"/>
        </w:rPr>
        <w:t>(BT)</w:t>
      </w:r>
      <w:r w:rsidR="00F07B7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&lt;EndNote&gt;&lt;Cite&gt;&lt;Author&gt;Gunopulos&lt;/Author&gt;&lt;Year&gt;2011&lt;/Year&gt;&lt;RecNum&gt;20&lt;/RecNum&gt;&lt;DisplayText&gt;&lt;style face="superscript"&gt;[42]&lt;/style&gt;&lt;/DisplayText&gt;&lt;record&gt;&lt;rec-number&gt;20&lt;/rec-number&gt;&lt;foreign-keys&gt;&lt;key app="EN" db-id="d92fa20fp0w0fpedxt1xtfxdz529zfra0std" timestamp="1635658039"&gt;20&lt;/key&gt;&lt;/foreign-keys&gt;&lt;ref-type name="Journal Article"&gt;17&lt;/ref-type&gt;&lt;contributors&gt;&lt;authors&gt;&lt;author&gt; D  Gunopulos&lt;/author&gt;&lt;author&gt;Hofmann, T.&lt;/author&gt;&lt;author&gt; D  Malerba&lt;/author&gt;&lt;author&gt;Vazirgiannis, M.&lt;/author&gt;&lt;/authors&gt;&lt;/contributors&gt;&lt;titles&gt;&lt;title&gt;Machine Learning and Knowledge Discovery in Databases&lt;/title&gt;&lt;secondary-title&gt;Lecture Notes in Computer Science&lt;/secondary-title&gt;&lt;/titles&gt;&lt;periodical&gt;&lt;full-title&gt;Lecture Notes in Computer Science&lt;/full-title&gt;&lt;/periodical&gt;&lt;dates&gt;&lt;year&gt;2011&lt;/year&gt;&lt;/dates&gt;&lt;urls&gt;&lt;/urls&gt;&lt;/record&gt;&lt;/Cite&gt;&lt;/EndNote&gt;</w:instrText>
      </w:r>
      <w:r w:rsidR="00F07B7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[42]</w:t>
      </w:r>
      <w:r w:rsidR="00F07B7D" w:rsidRPr="004B742B">
        <w:rPr>
          <w:rFonts w:ascii="Times New Roman" w:hAnsi="Times New Roman" w:cs="Times New Roman"/>
          <w:sz w:val="24"/>
          <w:szCs w:val="24"/>
        </w:rPr>
        <w:fldChar w:fldCharType="end"/>
      </w:r>
      <w:r w:rsidRPr="004B742B">
        <w:rPr>
          <w:rFonts w:ascii="Times New Roman" w:hAnsi="Times New Roman" w:cs="Times New Roman"/>
          <w:sz w:val="24"/>
          <w:szCs w:val="24"/>
        </w:rPr>
        <w:t>, GradientBoosting</w:t>
      </w:r>
      <w:r w:rsidR="004666E5" w:rsidRPr="004B742B">
        <w:rPr>
          <w:rFonts w:ascii="Times New Roman" w:hAnsi="Times New Roman" w:cs="Times New Roman"/>
          <w:sz w:val="24"/>
          <w:szCs w:val="24"/>
        </w:rPr>
        <w:t>(GTBT)</w:t>
      </w:r>
      <w:r w:rsidR="00F07B7D"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&lt;EndNote&gt;&lt;Cite&gt;&lt;Author&gt;Trevor&lt;/Author&gt;&lt;Year&gt;2005&lt;/Year&gt;&lt;RecNum&gt;21&lt;/RecNum&gt;&lt;DisplayText&gt;&lt;style face="superscript"&gt;[43]&lt;/style&gt;&lt;/DisplayText&gt;&lt;record&gt;&lt;rec-number&gt;21&lt;/rec-number&gt;&lt;foreign-keys&gt;&lt;key app="EN" db-id="d92fa20fp0w0fpedxt1xtfxdz529zfra0std" timestamp="1635658122"&gt;21&lt;/key&gt;&lt;/foreign-keys&gt;&lt;ref-type name="Journal Article"&gt;17&lt;/ref-type&gt;&lt;contributors&gt;&lt;authors&gt;&lt;author&gt;Trevor, H.&lt;/author&gt;&lt;author&gt;Robert, T.&lt;/author&gt;&lt;author&gt;Jerome, F.&lt;/author&gt;&lt;/authors&gt;&lt;/contributors&gt;&lt;titles&gt;&lt;title&gt;The Elements of Statistical Learning&lt;/title&gt;&lt;secondary-title&gt;Mathematical Intelligencer&lt;/secondary-title&gt;&lt;/titles&gt;&lt;periodical&gt;&lt;full-title&gt;Mathematical Intelligencer&lt;/full-title&gt;&lt;/periodical&gt;&lt;pages&gt;83-85&lt;/pages&gt;&lt;volume&gt;27&lt;/volume&gt;&lt;number&gt;2&lt;/number&gt;&lt;dates&gt;&lt;year&gt;2005&lt;/year&gt;&lt;/dates&gt;&lt;urls&gt;&lt;/urls&gt;&lt;/record&gt;&lt;/Cite&gt;&lt;/EndNote&gt;</w:instrText>
      </w:r>
      <w:r w:rsidR="00F07B7D"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[43]</w:t>
      </w:r>
      <w:r w:rsidR="00F07B7D" w:rsidRPr="004B742B">
        <w:rPr>
          <w:rFonts w:ascii="Times New Roman" w:hAnsi="Times New Roman" w:cs="Times New Roman"/>
          <w:sz w:val="24"/>
          <w:szCs w:val="24"/>
        </w:rPr>
        <w:fldChar w:fldCharType="end"/>
      </w:r>
      <w:r w:rsidRPr="004B742B">
        <w:rPr>
          <w:rFonts w:ascii="Times New Roman" w:hAnsi="Times New Roman" w:cs="Times New Roman"/>
          <w:sz w:val="24"/>
          <w:szCs w:val="24"/>
        </w:rPr>
        <w:t>, RandomForest</w:t>
      </w:r>
      <w:r w:rsidR="004666E5" w:rsidRPr="004B742B">
        <w:rPr>
          <w:rFonts w:ascii="Times New Roman" w:hAnsi="Times New Roman" w:cs="Times New Roman"/>
          <w:sz w:val="24"/>
          <w:szCs w:val="24"/>
        </w:rPr>
        <w:t>(RF)</w:t>
      </w:r>
      <w:r w:rsidR="00476E8F"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&lt;EndNote&gt;&lt;Cite&gt;&lt;Author&gt;Vigneaux&lt;/Author&gt;&lt;Year&gt;2018&lt;/Year&gt;&lt;RecNum&gt;24&lt;/RecNum&gt;&lt;DisplayText&gt;&lt;style face="superscript"&gt;[44]&lt;/style&gt;&lt;/DisplayText&gt;&lt;record&gt;&lt;rec-number&gt;24&lt;/rec-number&gt;&lt;foreign-keys&gt;&lt;key app="EN" db-id="d92fa20fp0w0fpedxt1xtfxdz529zfra0std" timestamp="1635658453"&gt;24&lt;/key&gt;&lt;/foreign-keys&gt;&lt;ref-type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[44]</w:t>
      </w:r>
      <w:r w:rsidR="00476E8F"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XGBoost</w:t>
      </w:r>
      <w:r w:rsidR="004666E5" w:rsidRPr="004B742B">
        <w:rPr>
          <w:rFonts w:ascii="Times New Roman" w:hAnsi="Times New Roman" w:cs="Times New Roman"/>
          <w:sz w:val="24"/>
          <w:szCs w:val="24"/>
        </w:rPr>
        <w:t>(XGBT)</w:t>
      </w:r>
      <w:r w:rsidR="00476E8F"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&lt;EndNote&gt;&lt;Cite&gt;&lt;Author&gt;Vigneaux&lt;/Author&gt;&lt;Year&gt;2018&lt;/Year&gt;&lt;RecNum&gt;26&lt;/RecNum&gt;&lt;DisplayText&gt;&lt;style face="superscript"&gt;[44]&lt;/style&gt;&lt;/DisplayText&gt;&lt;record&gt;&lt;rec-number&gt;26&lt;/rec-number&gt;&lt;foreign-keys&gt;&lt;key app="EN" db-id="d92fa20fp0w0fpedxt1xtfxdz529zfra0std" timestamp="1635658568"&gt;26&lt;/key&gt;&lt;/foreign-keys&gt;&lt;ref-type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[44]</w:t>
      </w:r>
      <w:r w:rsidR="00476E8F" w:rsidRPr="004B742B">
        <w:rPr>
          <w:rFonts w:ascii="Times New Roman" w:hAnsi="Times New Roman" w:cs="Times New Roman"/>
          <w:sz w:val="24"/>
          <w:szCs w:val="24"/>
        </w:rPr>
        <w:fldChar w:fldCharType="end"/>
      </w:r>
      <w:r w:rsidRPr="004B742B">
        <w:rPr>
          <w:rFonts w:ascii="Times New Roman" w:hAnsi="Times New Roman" w:cs="Times New Roman"/>
          <w:sz w:val="24"/>
          <w:szCs w:val="24"/>
        </w:rPr>
        <w:t>, KNeighbors</w:t>
      </w:r>
      <w:r w:rsidR="004666E5" w:rsidRPr="004B742B">
        <w:rPr>
          <w:rFonts w:ascii="Times New Roman" w:hAnsi="Times New Roman" w:cs="Times New Roman"/>
          <w:sz w:val="24"/>
          <w:szCs w:val="24"/>
        </w:rPr>
        <w:t>(KN)</w:t>
      </w:r>
      <w:r w:rsidRPr="004B742B">
        <w:rPr>
          <w:rFonts w:ascii="Times New Roman" w:hAnsi="Times New Roman" w:cs="Times New Roman"/>
          <w:sz w:val="24"/>
          <w:szCs w:val="24"/>
        </w:rPr>
        <w:t xml:space="preserve">, NearestNeighbors, </w:t>
      </w:r>
      <w:r w:rsidR="004666E5" w:rsidRPr="004B742B">
        <w:rPr>
          <w:rFonts w:ascii="Times New Roman" w:hAnsi="Times New Roman" w:cs="Times New Roman"/>
          <w:color w:val="212529"/>
          <w:sz w:val="24"/>
          <w:szCs w:val="24"/>
          <w:shd w:val="clear" w:color="auto" w:fill="FFFFFF"/>
        </w:rPr>
        <w:t>Naive Bayes classifier for multivariate Bernoulli models</w:t>
      </w:r>
      <w:r w:rsidR="004666E5" w:rsidRPr="004B742B">
        <w:rPr>
          <w:rFonts w:ascii="Times New Roman" w:hAnsi="Times New Roman" w:cs="Times New Roman"/>
          <w:sz w:val="24"/>
          <w:szCs w:val="24"/>
        </w:rPr>
        <w:t xml:space="preserve"> </w:t>
      </w:r>
      <w:r w:rsidR="00476E8F" w:rsidRPr="004B742B">
        <w:rPr>
          <w:rFonts w:ascii="Times New Roman" w:hAnsi="Times New Roman" w:cs="Times New Roman"/>
          <w:sz w:val="24"/>
          <w:szCs w:val="24"/>
        </w:rPr>
        <w:t>(</w:t>
      </w:r>
      <w:r w:rsidR="004666E5" w:rsidRPr="004B742B">
        <w:rPr>
          <w:rFonts w:ascii="Times New Roman" w:hAnsi="Times New Roman" w:cs="Times New Roman"/>
          <w:sz w:val="24"/>
          <w:szCs w:val="24"/>
        </w:rPr>
        <w:t>BNB</w:t>
      </w:r>
      <w:r w:rsidR="00476E8F" w:rsidRPr="004B742B">
        <w:rPr>
          <w:rFonts w:ascii="Times New Roman" w:hAnsi="Times New Roman" w:cs="Times New Roman"/>
          <w:sz w:val="24"/>
          <w:szCs w:val="24"/>
        </w:rPr>
        <w:t>)</w:t>
      </w:r>
      <w:r w:rsidR="00476E8F"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&lt;EndNote&gt;&lt;Cite&gt;&lt;Author&gt;Manning&lt;/Author&gt;&lt;Year&gt;2010&lt;/Year&gt;&lt;RecNum&gt;27&lt;/RecNum&gt;&lt;DisplayText&gt;&lt;style face="superscript"&gt;[45]&lt;/style&gt;&lt;/DisplayText&gt;&lt;record&gt;&lt;rec-number&gt;27&lt;/rec-number&gt;&lt;foreign-keys&gt;&lt;key app="EN" db-id="d92fa20fp0w0fpedxt1xtfxdz529zfra0std" timestamp="1635658648"&gt;27&lt;/key&gt;&lt;/foreign-keys&gt;&lt;ref-type name="Book"&gt;6&lt;/ref-type&gt;&lt;contributors&gt;&lt;authors&gt;&lt;author&gt;Manning, C. D.&lt;/author&gt;&lt;author&gt;Raghavan, P.&lt;/author&gt;&lt;author&gt;H Schütze&lt;/author&gt;&lt;/authors&gt;&lt;/contributors&gt;&lt;titles&gt;&lt;title&gt;Introduction to information retrieval&lt;/title&gt;&lt;/titles&gt;&lt;dates&gt;&lt;year&gt;2010&lt;/year&gt;&lt;/dates&gt;&lt;publisher&gt;Introduction to information retrieval&lt;/publisher&gt;&lt;urls&gt;&lt;/urls&gt;&lt;/record&gt;&lt;/Cite&gt;&lt;/EndNote&gt;</w:instrText>
      </w:r>
      <w:r w:rsidR="00476E8F"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[45]</w:t>
      </w:r>
      <w:r w:rsidR="00476E8F" w:rsidRPr="004B742B">
        <w:rPr>
          <w:rFonts w:ascii="Times New Roman" w:hAnsi="Times New Roman" w:cs="Times New Roman"/>
          <w:sz w:val="24"/>
          <w:szCs w:val="24"/>
        </w:rPr>
        <w:fldChar w:fldCharType="end"/>
      </w:r>
      <w:del w:id="131" w:author="周 天行" w:date="2021-12-17T15:06:00Z">
        <w:r w:rsidRPr="004B742B" w:rsidDel="00814060">
          <w:rPr>
            <w:rFonts w:ascii="Times New Roman" w:hAnsi="Times New Roman" w:cs="Times New Roman"/>
            <w:sz w:val="24"/>
            <w:szCs w:val="24"/>
          </w:rPr>
          <w:delText>,</w:delText>
        </w:r>
      </w:del>
      <w:ins w:id="132" w:author="周 天行" w:date="2021-12-17T15:06:00Z">
        <w:r w:rsidR="00814060">
          <w:rPr>
            <w:rFonts w:ascii="Times New Roman" w:hAnsi="Times New Roman" w:cs="Times New Roman"/>
            <w:sz w:val="24"/>
            <w:szCs w:val="24"/>
          </w:rPr>
          <w:t>and</w:t>
        </w:r>
      </w:ins>
      <w:r w:rsidRPr="004B742B">
        <w:rPr>
          <w:rFonts w:ascii="Times New Roman" w:hAnsi="Times New Roman" w:cs="Times New Roman"/>
          <w:sz w:val="24"/>
          <w:szCs w:val="24"/>
        </w:rPr>
        <w:t xml:space="preserve"> </w:t>
      </w:r>
      <w:r w:rsidR="00476E8F" w:rsidRPr="004B742B">
        <w:rPr>
          <w:rFonts w:ascii="Times New Roman" w:hAnsi="Times New Roman" w:cs="Times New Roman"/>
          <w:color w:val="212529"/>
          <w:sz w:val="24"/>
          <w:szCs w:val="24"/>
          <w:shd w:val="clear" w:color="auto" w:fill="FFFFFF"/>
        </w:rPr>
        <w:t>Gaussian Naive Bayes (GNB)</w:t>
      </w:r>
      <w:r w:rsidR="0088442A" w:rsidRPr="004B742B">
        <w:rPr>
          <w:rFonts w:ascii="Times New Roman" w:hAnsi="Times New Roman" w:cs="Times New Roman"/>
          <w:color w:val="212529"/>
          <w:sz w:val="24"/>
          <w:szCs w:val="24"/>
          <w:shd w:val="clear" w:color="auto" w:fill="FFFFFF"/>
        </w:rPr>
        <w:fldChar w:fldCharType="begin"/>
      </w:r>
      <w:r w:rsidR="00A87750" w:rsidRPr="004B742B">
        <w:rPr>
          <w:rFonts w:ascii="Times New Roman" w:hAnsi="Times New Roman" w:cs="Times New Roman"/>
          <w:color w:val="212529"/>
          <w:sz w:val="24"/>
          <w:szCs w:val="24"/>
          <w:shd w:val="clear" w:color="auto" w:fill="FFFFFF"/>
        </w:rPr>
        <w:instrText xml:space="preserve"> ADDIN EN.CITE &lt;EndNote&gt;&lt;Cite&gt;&lt;Author&gt;Sanderson&lt;/Author&gt;&lt;Year&gt;2010&lt;/Year&gt;&lt;RecNum&gt;28&lt;/RecNum&gt;&lt;DisplayText&gt;&lt;style face="superscript"&gt;[46]&lt;/style&gt;&lt;/DisplayText&gt;&lt;record&gt;&lt;rec-number&gt;28&lt;/rec-number&gt;&lt;foreign-keys&gt;&lt;key app="EN" db-id="d92fa20fp0w0fpedxt1xtfxdz529zfra0std" timestamp="1635658903"&gt;28&lt;/key&gt;&lt;/foreign-keys&gt;&lt;ref-type name="Journal Article"&gt;17&lt;/ref-type&gt;&lt;contributors&gt;&lt;authors&gt;&lt;author&gt;Sanderson&lt;/author&gt;&lt;author&gt;Mark&lt;/author&gt;&lt;/authors&gt;&lt;/contributors&gt;&lt;titles&gt;&lt;title&gt;Christopher D. Manning, Prabhakar Raghavan, Hinrich Schütze, Introduction to Information Retrieval, Cambridge University Press. 2008. ISBN-13 978-0-521-86571-5, xxi + 482 pages&lt;/title&gt;&lt;secondary-title&gt;Natural Language Engineering&lt;/secondary-title&gt;&lt;/titles&gt;&lt;periodical&gt;&lt;full-title&gt;Natural Language Engineering&lt;/full-title&gt;&lt;/periodical&gt;&lt;pages&gt;100&lt;/pages&gt;&lt;volume&gt;16&lt;/volume&gt;&lt;number&gt;01&lt;/number&gt;&lt;dates&gt;&lt;year&gt;2010&lt;/year&gt;&lt;/dates&gt;&lt;urls&gt;&lt;/urls&gt;&lt;/record&gt;&lt;/Cite&gt;&lt;/EndNote&gt;</w:instrText>
      </w:r>
      <w:r w:rsidR="0088442A" w:rsidRPr="004B742B">
        <w:rPr>
          <w:rFonts w:ascii="Times New Roman" w:hAnsi="Times New Roman" w:cs="Times New Roman"/>
          <w:color w:val="212529"/>
          <w:sz w:val="24"/>
          <w:szCs w:val="24"/>
          <w:shd w:val="clear" w:color="auto" w:fill="FFFFFF"/>
        </w:rPr>
        <w:fldChar w:fldCharType="separate"/>
      </w:r>
      <w:r w:rsidR="00A87750" w:rsidRPr="004B742B">
        <w:rPr>
          <w:rFonts w:ascii="Times New Roman" w:hAnsi="Times New Roman" w:cs="Times New Roman"/>
          <w:noProof/>
          <w:color w:val="212529"/>
          <w:sz w:val="24"/>
          <w:szCs w:val="24"/>
          <w:shd w:val="clear" w:color="auto" w:fill="FFFFFF"/>
          <w:vertAlign w:val="superscript"/>
        </w:rPr>
        <w:t>[46]</w:t>
      </w:r>
      <w:r w:rsidR="0088442A" w:rsidRPr="004B742B">
        <w:rPr>
          <w:rFonts w:ascii="Times New Roman" w:hAnsi="Times New Roman" w:cs="Times New Roman"/>
          <w:color w:val="212529"/>
          <w:sz w:val="24"/>
          <w:szCs w:val="24"/>
          <w:shd w:val="clear" w:color="auto" w:fill="FFFFFF"/>
        </w:rPr>
        <w:fldChar w:fldCharType="end"/>
      </w:r>
      <w:r w:rsidRPr="004B742B">
        <w:rPr>
          <w:rFonts w:ascii="Times New Roman" w:hAnsi="Times New Roman" w:cs="Times New Roman"/>
          <w:sz w:val="24"/>
          <w:szCs w:val="24"/>
        </w:rPr>
        <w:t xml:space="preserve">. </w:t>
      </w:r>
      <w:r w:rsidR="00293771" w:rsidRPr="004B742B">
        <w:rPr>
          <w:rFonts w:ascii="Times New Roman" w:hAnsi="Times New Roman" w:cs="Times New Roman"/>
          <w:sz w:val="24"/>
          <w:szCs w:val="24"/>
        </w:rPr>
        <w:t xml:space="preserve">The hyperparameter search range of each model is shown in Table </w:t>
      </w:r>
      <w:r w:rsidR="00446E24" w:rsidRPr="004B742B">
        <w:rPr>
          <w:rFonts w:ascii="Times New Roman" w:hAnsi="Times New Roman" w:cs="Times New Roman"/>
          <w:sz w:val="24"/>
          <w:szCs w:val="24"/>
        </w:rPr>
        <w:t>S</w:t>
      </w:r>
      <w:r w:rsidR="00C8349D">
        <w:rPr>
          <w:rFonts w:ascii="Times New Roman" w:hAnsi="Times New Roman" w:cs="Times New Roman"/>
          <w:sz w:val="24"/>
          <w:szCs w:val="24"/>
        </w:rPr>
        <w:t>2</w:t>
      </w:r>
      <w:r w:rsidRPr="004B742B">
        <w:rPr>
          <w:rFonts w:ascii="Times New Roman" w:hAnsi="Times New Roman" w:cs="Times New Roman"/>
          <w:sz w:val="24"/>
          <w:szCs w:val="24"/>
        </w:rPr>
        <w:t>.</w:t>
      </w:r>
      <w:r w:rsidR="00B512F6" w:rsidRPr="004B742B">
        <w:rPr>
          <w:rFonts w:ascii="Times New Roman" w:hAnsi="Times New Roman" w:cs="Times New Roman"/>
          <w:sz w:val="24"/>
          <w:szCs w:val="24"/>
        </w:rPr>
        <w:t xml:space="preserve"> </w:t>
      </w:r>
      <w:r w:rsidR="00AE1194" w:rsidRPr="004B742B">
        <w:rPr>
          <w:rFonts w:ascii="Times New Roman" w:hAnsi="Times New Roman" w:cs="Times New Roman"/>
          <w:sz w:val="24"/>
          <w:szCs w:val="24"/>
        </w:rPr>
        <w:t>The accuracy</w:t>
      </w:r>
      <w:ins w:id="133" w:author="周 天行" w:date="2021-12-17T15:07:00Z">
        <w:r w:rsidR="00814060">
          <w:rPr>
            <w:rFonts w:ascii="Times New Roman" w:hAnsi="Times New Roman" w:cs="Times New Roman"/>
            <w:sz w:val="24"/>
            <w:szCs w:val="24"/>
          </w:rPr>
          <w:t xml:space="preserve"> </w:t>
        </w:r>
      </w:ins>
      <w:r w:rsidR="00AE1194" w:rsidRPr="004B742B">
        <w:rPr>
          <w:rFonts w:ascii="Times New Roman" w:hAnsi="Times New Roman" w:cs="Times New Roman"/>
          <w:sz w:val="24"/>
          <w:szCs w:val="24"/>
        </w:rPr>
        <w:t>(ACC) and the AUC</w:t>
      </w:r>
      <w:ins w:id="134" w:author="周 天行" w:date="2021-12-17T15:07:00Z">
        <w:r w:rsidR="00814060">
          <w:rPr>
            <w:rFonts w:ascii="Times New Roman" w:hAnsi="Times New Roman" w:cs="Times New Roman"/>
            <w:sz w:val="24"/>
            <w:szCs w:val="24"/>
          </w:rPr>
          <w:t xml:space="preserve"> </w:t>
        </w:r>
      </w:ins>
      <w:r w:rsidR="00AE1194" w:rsidRPr="004B742B">
        <w:rPr>
          <w:rFonts w:ascii="Times New Roman" w:hAnsi="Times New Roman" w:cs="Times New Roman"/>
          <w:sz w:val="24"/>
          <w:szCs w:val="24"/>
        </w:rPr>
        <w:t xml:space="preserve">(Area under roc curve) were used to evaluated </w:t>
      </w:r>
      <w:del w:id="135" w:author="周 天行" w:date="2021-12-17T15:08:00Z">
        <w:r w:rsidR="00AE1194" w:rsidRPr="004B742B" w:rsidDel="00814060">
          <w:rPr>
            <w:rFonts w:ascii="Times New Roman" w:hAnsi="Times New Roman" w:cs="Times New Roman"/>
            <w:sz w:val="24"/>
            <w:szCs w:val="24"/>
          </w:rPr>
          <w:delText xml:space="preserve">through </w:delText>
        </w:r>
      </w:del>
      <w:ins w:id="136" w:author="周 天行" w:date="2021-12-17T15:08:00Z">
        <w:r w:rsidR="00814060">
          <w:rPr>
            <w:rFonts w:ascii="Times New Roman" w:hAnsi="Times New Roman" w:cs="Times New Roman"/>
            <w:sz w:val="24"/>
            <w:szCs w:val="24"/>
          </w:rPr>
          <w:t>by</w:t>
        </w:r>
        <w:r w:rsidR="00814060" w:rsidRPr="004B742B">
          <w:rPr>
            <w:rFonts w:ascii="Times New Roman" w:hAnsi="Times New Roman" w:cs="Times New Roman"/>
            <w:sz w:val="24"/>
            <w:szCs w:val="24"/>
          </w:rPr>
          <w:t xml:space="preserve"> </w:t>
        </w:r>
      </w:ins>
      <w:r w:rsidR="00AE1194" w:rsidRPr="004B742B">
        <w:rPr>
          <w:rFonts w:ascii="Times New Roman" w:hAnsi="Times New Roman" w:cs="Times New Roman"/>
          <w:sz w:val="24"/>
          <w:szCs w:val="24"/>
        </w:rPr>
        <w:t>5-fold cross-validation, respectively, which</w:t>
      </w:r>
      <w:ins w:id="137" w:author="周 天行" w:date="2021-12-17T15:08:00Z">
        <w:r w:rsidR="00814060">
          <w:rPr>
            <w:rFonts w:ascii="Times New Roman" w:hAnsi="Times New Roman" w:cs="Times New Roman"/>
            <w:sz w:val="24"/>
            <w:szCs w:val="24"/>
          </w:rPr>
          <w:t xml:space="preserve"> were</w:t>
        </w:r>
      </w:ins>
      <w:r w:rsidR="00AE1194" w:rsidRPr="004B742B">
        <w:rPr>
          <w:rFonts w:ascii="Times New Roman" w:hAnsi="Times New Roman" w:cs="Times New Roman"/>
          <w:sz w:val="24"/>
          <w:szCs w:val="24"/>
        </w:rPr>
        <w:t xml:space="preserve"> shown in Figure2f. The </w:t>
      </w:r>
      <w:del w:id="138" w:author="周 天行" w:date="2021-12-17T15:10:00Z">
        <w:r w:rsidR="00AE1194" w:rsidRPr="004B742B" w:rsidDel="00814060">
          <w:rPr>
            <w:rFonts w:ascii="Times New Roman" w:hAnsi="Times New Roman" w:cs="Times New Roman"/>
            <w:sz w:val="24"/>
            <w:szCs w:val="24"/>
          </w:rPr>
          <w:delText xml:space="preserve">ensemble </w:delText>
        </w:r>
      </w:del>
      <w:r w:rsidR="00AE1194" w:rsidRPr="004B742B">
        <w:rPr>
          <w:rFonts w:ascii="Times New Roman" w:hAnsi="Times New Roman" w:cs="Times New Roman"/>
          <w:sz w:val="24"/>
          <w:szCs w:val="24"/>
        </w:rPr>
        <w:t xml:space="preserve">model </w:t>
      </w:r>
      <w:ins w:id="139" w:author="周 天行" w:date="2021-12-17T15:10:00Z">
        <w:r w:rsidR="00814060" w:rsidRPr="004B742B">
          <w:rPr>
            <w:rFonts w:ascii="Times New Roman" w:hAnsi="Times New Roman" w:cs="Times New Roman"/>
            <w:sz w:val="24"/>
            <w:szCs w:val="24"/>
          </w:rPr>
          <w:t xml:space="preserve">ensemble </w:t>
        </w:r>
      </w:ins>
      <w:r w:rsidR="00AE1194" w:rsidRPr="004B742B">
        <w:rPr>
          <w:rFonts w:ascii="Times New Roman" w:hAnsi="Times New Roman" w:cs="Times New Roman"/>
          <w:sz w:val="24"/>
          <w:szCs w:val="24"/>
        </w:rPr>
        <w:t xml:space="preserve">has </w:t>
      </w:r>
      <w:del w:id="140" w:author="周 天行" w:date="2021-12-17T15:10:00Z">
        <w:r w:rsidR="00AE1194" w:rsidRPr="004B742B" w:rsidDel="00814060">
          <w:rPr>
            <w:rFonts w:ascii="Times New Roman" w:hAnsi="Times New Roman" w:cs="Times New Roman"/>
            <w:sz w:val="24"/>
            <w:szCs w:val="24"/>
          </w:rPr>
          <w:delText xml:space="preserve">a </w:delText>
        </w:r>
      </w:del>
      <w:r w:rsidR="00AE1194" w:rsidRPr="004B742B">
        <w:rPr>
          <w:rFonts w:ascii="Times New Roman" w:hAnsi="Times New Roman" w:cs="Times New Roman"/>
          <w:sz w:val="24"/>
          <w:szCs w:val="24"/>
        </w:rPr>
        <w:t xml:space="preserve">higher median value </w:t>
      </w:r>
      <w:del w:id="141" w:author="周 天行" w:date="2021-12-17T15:10:00Z">
        <w:r w:rsidR="00AE1194" w:rsidRPr="004B742B" w:rsidDel="00814060">
          <w:rPr>
            <w:rFonts w:ascii="Times New Roman" w:hAnsi="Times New Roman" w:cs="Times New Roman"/>
            <w:sz w:val="24"/>
            <w:szCs w:val="24"/>
          </w:rPr>
          <w:delText xml:space="preserve">of </w:delText>
        </w:r>
      </w:del>
      <w:ins w:id="142" w:author="周 天行" w:date="2021-12-17T15:10:00Z">
        <w:r w:rsidR="00814060">
          <w:rPr>
            <w:rFonts w:ascii="Times New Roman" w:hAnsi="Times New Roman" w:cs="Times New Roman"/>
            <w:sz w:val="24"/>
            <w:szCs w:val="24"/>
          </w:rPr>
          <w:t>in</w:t>
        </w:r>
        <w:r w:rsidR="00814060" w:rsidRPr="004B742B">
          <w:rPr>
            <w:rFonts w:ascii="Times New Roman" w:hAnsi="Times New Roman" w:cs="Times New Roman"/>
            <w:sz w:val="24"/>
            <w:szCs w:val="24"/>
          </w:rPr>
          <w:t xml:space="preserve"> </w:t>
        </w:r>
      </w:ins>
      <w:r w:rsidR="00AE1194" w:rsidRPr="004B742B">
        <w:rPr>
          <w:rFonts w:ascii="Times New Roman" w:hAnsi="Times New Roman" w:cs="Times New Roman"/>
          <w:sz w:val="24"/>
          <w:szCs w:val="24"/>
        </w:rPr>
        <w:t>both ACC and AUC</w:t>
      </w:r>
      <w:r w:rsidR="00C914E2" w:rsidRPr="004B742B">
        <w:rPr>
          <w:rFonts w:ascii="Times New Roman" w:hAnsi="Times New Roman" w:cs="Times New Roman"/>
          <w:sz w:val="24"/>
          <w:szCs w:val="24"/>
        </w:rPr>
        <w:t xml:space="preserve">, together with more convergent box distribution, showing </w:t>
      </w:r>
      <w:del w:id="143" w:author="周 天行" w:date="2021-12-17T15:12:00Z">
        <w:r w:rsidR="00C914E2" w:rsidRPr="004B742B" w:rsidDel="00BF72D1">
          <w:rPr>
            <w:rFonts w:ascii="Times New Roman" w:hAnsi="Times New Roman" w:cs="Times New Roman"/>
            <w:sz w:val="24"/>
            <w:szCs w:val="24"/>
          </w:rPr>
          <w:delText>a more</w:delText>
        </w:r>
      </w:del>
      <w:ins w:id="144" w:author="周 天行" w:date="2021-12-17T15:12:00Z">
        <w:r w:rsidR="00BF72D1">
          <w:rPr>
            <w:rFonts w:ascii="Times New Roman" w:hAnsi="Times New Roman" w:cs="Times New Roman"/>
            <w:sz w:val="24"/>
            <w:szCs w:val="24"/>
          </w:rPr>
          <w:t>stronger</w:t>
        </w:r>
      </w:ins>
      <w:r w:rsidR="00C914E2" w:rsidRPr="004B742B">
        <w:rPr>
          <w:rFonts w:ascii="Times New Roman" w:hAnsi="Times New Roman" w:cs="Times New Roman"/>
          <w:sz w:val="24"/>
          <w:szCs w:val="24"/>
        </w:rPr>
        <w:t xml:space="preserve"> robust effect. </w:t>
      </w:r>
      <w:r w:rsidR="00446E24" w:rsidRPr="004B742B">
        <w:rPr>
          <w:rFonts w:ascii="Times New Roman" w:hAnsi="Times New Roman" w:cs="Times New Roman"/>
          <w:sz w:val="24"/>
          <w:szCs w:val="24"/>
        </w:rPr>
        <w:t xml:space="preserve">Among them, </w:t>
      </w:r>
      <w:ins w:id="145" w:author="周 天行" w:date="2021-12-17T15:12:00Z">
        <w:r w:rsidR="00BF72D1">
          <w:rPr>
            <w:rFonts w:ascii="Times New Roman" w:hAnsi="Times New Roman" w:cs="Times New Roman"/>
            <w:sz w:val="24"/>
            <w:szCs w:val="24"/>
          </w:rPr>
          <w:t xml:space="preserve">the </w:t>
        </w:r>
      </w:ins>
      <w:r w:rsidR="00446E24" w:rsidRPr="004B742B">
        <w:rPr>
          <w:rFonts w:ascii="Times New Roman" w:hAnsi="Times New Roman" w:cs="Times New Roman"/>
          <w:sz w:val="24"/>
          <w:szCs w:val="24"/>
        </w:rPr>
        <w:t xml:space="preserve">Bagging, GradientBoosting and RandomForest </w:t>
      </w:r>
      <w:ins w:id="146" w:author="周 天行" w:date="2021-12-17T15:12:00Z">
        <w:r w:rsidR="00BF72D1">
          <w:rPr>
            <w:rFonts w:ascii="Times New Roman" w:hAnsi="Times New Roman" w:cs="Times New Roman"/>
            <w:sz w:val="24"/>
            <w:szCs w:val="24"/>
          </w:rPr>
          <w:t xml:space="preserve">algorithm </w:t>
        </w:r>
      </w:ins>
      <w:r w:rsidR="00446E24" w:rsidRPr="004B742B">
        <w:rPr>
          <w:rFonts w:ascii="Times New Roman" w:hAnsi="Times New Roman" w:cs="Times New Roman"/>
          <w:sz w:val="24"/>
          <w:szCs w:val="24"/>
        </w:rPr>
        <w:t>have the best effects. Combined with the ROC trend of each model in Figure S</w:t>
      </w:r>
      <w:r w:rsidR="00993590">
        <w:rPr>
          <w:rFonts w:ascii="Times New Roman" w:hAnsi="Times New Roman" w:cs="Times New Roman"/>
          <w:sz w:val="24"/>
          <w:szCs w:val="24"/>
        </w:rPr>
        <w:t>3</w:t>
      </w:r>
      <w:r w:rsidR="00446E24" w:rsidRPr="004B742B">
        <w:rPr>
          <w:rFonts w:ascii="Times New Roman" w:hAnsi="Times New Roman" w:cs="Times New Roman"/>
          <w:sz w:val="24"/>
          <w:szCs w:val="24"/>
        </w:rPr>
        <w:t xml:space="preserve">, the GradientBoosting algorithm with a higher </w:t>
      </w:r>
      <w:del w:id="147" w:author="周 天行" w:date="2021-12-17T15:16:00Z">
        <w:r w:rsidR="00446E24" w:rsidRPr="004B742B" w:rsidDel="00484CC4">
          <w:rPr>
            <w:rFonts w:ascii="Times New Roman" w:hAnsi="Times New Roman" w:cs="Times New Roman"/>
            <w:sz w:val="24"/>
            <w:szCs w:val="24"/>
          </w:rPr>
          <w:delText xml:space="preserve">model </w:delText>
        </w:r>
      </w:del>
      <w:r w:rsidR="00446E24" w:rsidRPr="004B742B">
        <w:rPr>
          <w:rFonts w:ascii="Times New Roman" w:hAnsi="Times New Roman" w:cs="Times New Roman"/>
          <w:sz w:val="24"/>
          <w:szCs w:val="24"/>
        </w:rPr>
        <w:t>upper limit (ROC=0.934) is finally selected as the modeling algorithm.</w:t>
      </w:r>
    </w:p>
    <w:p w14:paraId="3BC99348" w14:textId="59A2F85C" w:rsidR="006042A0" w:rsidRPr="00760415" w:rsidRDefault="00B0397E" w:rsidP="004B742B">
      <w:pPr>
        <w:spacing w:line="480" w:lineRule="auto"/>
        <w:rPr>
          <w:rFonts w:ascii="Times New Roman" w:hAnsi="Times New Roman" w:cs="Times New Roman"/>
          <w:sz w:val="24"/>
          <w:szCs w:val="24"/>
          <w:highlight w:val="yellow"/>
          <w:rPrChange w:id="148" w:author="崔 智勇" w:date="2021-12-17T20:12:00Z">
            <w:rPr>
              <w:rFonts w:ascii="Times New Roman" w:hAnsi="Times New Roman" w:cs="Times New Roman"/>
              <w:sz w:val="24"/>
              <w:szCs w:val="24"/>
            </w:rPr>
          </w:rPrChange>
        </w:rPr>
      </w:pPr>
      <w:r w:rsidRPr="004B742B">
        <w:rPr>
          <w:rFonts w:ascii="Times New Roman" w:hAnsi="Times New Roman" w:cs="Times New Roman"/>
          <w:sz w:val="24"/>
          <w:szCs w:val="24"/>
        </w:rPr>
        <w:tab/>
      </w:r>
      <w:bookmarkStart w:id="149" w:name="OLE_LINK26"/>
      <w:r w:rsidR="00A34964" w:rsidRPr="004B742B">
        <w:rPr>
          <w:rFonts w:ascii="Times New Roman" w:hAnsi="Times New Roman" w:cs="Times New Roman"/>
          <w:sz w:val="24"/>
          <w:szCs w:val="24"/>
        </w:rPr>
        <w:t>In order to explore the modeling possibilities of the Gradient</w:t>
      </w:r>
      <w:r w:rsidR="004666E5" w:rsidRPr="004B742B">
        <w:rPr>
          <w:rFonts w:ascii="Times New Roman" w:hAnsi="Times New Roman" w:cs="Times New Roman"/>
          <w:sz w:val="24"/>
          <w:szCs w:val="24"/>
        </w:rPr>
        <w:t xml:space="preserve"> </w:t>
      </w:r>
      <w:r w:rsidR="00A34964" w:rsidRPr="004B742B">
        <w:rPr>
          <w:rFonts w:ascii="Times New Roman" w:hAnsi="Times New Roman" w:cs="Times New Roman"/>
          <w:sz w:val="24"/>
          <w:szCs w:val="24"/>
        </w:rPr>
        <w:t>Boosting algorithm as comprehensively as possible</w:t>
      </w:r>
      <w:bookmarkEnd w:id="149"/>
      <w:r w:rsidR="00A34964" w:rsidRPr="004B742B">
        <w:rPr>
          <w:rFonts w:ascii="Times New Roman" w:hAnsi="Times New Roman" w:cs="Times New Roman"/>
          <w:sz w:val="24"/>
          <w:szCs w:val="24"/>
        </w:rPr>
        <w:t xml:space="preserve">, this study uses different ranges to search for hyperparameters: "n_estimators", "max_depth", "min_samples_split", "min_samples_leaf", </w:t>
      </w:r>
      <w:bookmarkStart w:id="150" w:name="OLE_LINK27"/>
      <w:r w:rsidR="00A34964" w:rsidRPr="004B742B">
        <w:rPr>
          <w:rFonts w:ascii="Times New Roman" w:hAnsi="Times New Roman" w:cs="Times New Roman"/>
          <w:sz w:val="24"/>
          <w:szCs w:val="24"/>
        </w:rPr>
        <w:t xml:space="preserve">and </w:t>
      </w:r>
      <w:ins w:id="151" w:author="周 天行" w:date="2021-12-17T15:18:00Z">
        <w:r w:rsidR="00484CC4" w:rsidRPr="004B742B">
          <w:rPr>
            <w:rFonts w:ascii="Times New Roman" w:hAnsi="Times New Roman" w:cs="Times New Roman"/>
            <w:sz w:val="24"/>
            <w:szCs w:val="24"/>
          </w:rPr>
          <w:t xml:space="preserve">the hyperparameter range of </w:t>
        </w:r>
      </w:ins>
      <w:r w:rsidR="00A34964" w:rsidRPr="004B742B">
        <w:rPr>
          <w:rFonts w:ascii="Times New Roman" w:hAnsi="Times New Roman" w:cs="Times New Roman"/>
          <w:sz w:val="24"/>
          <w:szCs w:val="24"/>
        </w:rPr>
        <w:t xml:space="preserve">Table 2 </w:t>
      </w:r>
      <w:del w:id="152" w:author="周 天行" w:date="2021-12-17T15:18:00Z">
        <w:r w:rsidR="00A34964" w:rsidRPr="004B742B" w:rsidDel="00484CC4">
          <w:rPr>
            <w:rFonts w:ascii="Times New Roman" w:hAnsi="Times New Roman" w:cs="Times New Roman"/>
            <w:sz w:val="24"/>
            <w:szCs w:val="24"/>
          </w:rPr>
          <w:delText>of the hyperparameter range</w:delText>
        </w:r>
      </w:del>
      <w:r w:rsidR="00A34964" w:rsidRPr="004B742B">
        <w:rPr>
          <w:rFonts w:ascii="Times New Roman" w:hAnsi="Times New Roman" w:cs="Times New Roman"/>
          <w:sz w:val="24"/>
          <w:szCs w:val="24"/>
        </w:rPr>
        <w:t xml:space="preserve">. </w:t>
      </w:r>
      <w:bookmarkEnd w:id="150"/>
      <w:r w:rsidR="00A34964" w:rsidRPr="004B742B">
        <w:rPr>
          <w:rFonts w:ascii="Times New Roman" w:hAnsi="Times New Roman" w:cs="Times New Roman"/>
          <w:sz w:val="24"/>
          <w:szCs w:val="24"/>
        </w:rPr>
        <w:t>A total of 551,</w:t>
      </w:r>
      <w:r w:rsidR="008E59CD" w:rsidRPr="004B742B">
        <w:rPr>
          <w:rFonts w:ascii="Times New Roman" w:hAnsi="Times New Roman" w:cs="Times New Roman"/>
          <w:sz w:val="24"/>
          <w:szCs w:val="24"/>
        </w:rPr>
        <w:t xml:space="preserve"> </w:t>
      </w:r>
      <w:r w:rsidR="00A34964" w:rsidRPr="004B742B">
        <w:rPr>
          <w:rFonts w:ascii="Times New Roman" w:hAnsi="Times New Roman" w:cs="Times New Roman"/>
          <w:sz w:val="24"/>
          <w:szCs w:val="24"/>
        </w:rPr>
        <w:t xml:space="preserve">840 combinations were developed, and </w:t>
      </w:r>
      <w:ins w:id="153" w:author="周 天行" w:date="2021-12-17T15:18:00Z">
        <w:r w:rsidR="00484CC4">
          <w:rPr>
            <w:rFonts w:ascii="Times New Roman" w:hAnsi="Times New Roman" w:cs="Times New Roman"/>
            <w:sz w:val="24"/>
            <w:szCs w:val="24"/>
          </w:rPr>
          <w:t xml:space="preserve">the </w:t>
        </w:r>
      </w:ins>
      <w:r w:rsidR="00A34964" w:rsidRPr="004B742B">
        <w:rPr>
          <w:rFonts w:ascii="Times New Roman" w:hAnsi="Times New Roman" w:cs="Times New Roman"/>
          <w:sz w:val="24"/>
          <w:szCs w:val="24"/>
        </w:rPr>
        <w:t xml:space="preserve">accuracy was used as the grid search evaluation index. Each combination was evaluated </w:t>
      </w:r>
      <w:del w:id="154" w:author="周 天行" w:date="2021-12-17T15:19:00Z">
        <w:r w:rsidR="00A34964" w:rsidRPr="004B742B" w:rsidDel="00484CC4">
          <w:rPr>
            <w:rFonts w:ascii="Times New Roman" w:hAnsi="Times New Roman" w:cs="Times New Roman"/>
            <w:sz w:val="24"/>
            <w:szCs w:val="24"/>
          </w:rPr>
          <w:delText xml:space="preserve">through </w:delText>
        </w:r>
      </w:del>
      <w:ins w:id="155" w:author="周 天行" w:date="2021-12-17T15:19:00Z">
        <w:r w:rsidR="00484CC4">
          <w:rPr>
            <w:rFonts w:ascii="Times New Roman" w:hAnsi="Times New Roman" w:cs="Times New Roman"/>
            <w:sz w:val="24"/>
            <w:szCs w:val="24"/>
          </w:rPr>
          <w:t>by</w:t>
        </w:r>
        <w:r w:rsidR="00484CC4" w:rsidRPr="004B742B">
          <w:rPr>
            <w:rFonts w:ascii="Times New Roman" w:hAnsi="Times New Roman" w:cs="Times New Roman"/>
            <w:sz w:val="24"/>
            <w:szCs w:val="24"/>
          </w:rPr>
          <w:t xml:space="preserve"> </w:t>
        </w:r>
      </w:ins>
      <w:r w:rsidR="00A34964" w:rsidRPr="004B742B">
        <w:rPr>
          <w:rFonts w:ascii="Times New Roman" w:hAnsi="Times New Roman" w:cs="Times New Roman"/>
          <w:sz w:val="24"/>
          <w:szCs w:val="24"/>
        </w:rPr>
        <w:t>5-fold cross-validation. Figure 2</w:t>
      </w:r>
      <w:r w:rsidR="00E020B7" w:rsidRPr="004B742B">
        <w:rPr>
          <w:rFonts w:ascii="Times New Roman" w:hAnsi="Times New Roman" w:cs="Times New Roman"/>
          <w:sz w:val="24"/>
          <w:szCs w:val="24"/>
        </w:rPr>
        <w:t>g</w:t>
      </w:r>
      <w:r w:rsidR="00A34964" w:rsidRPr="004B742B">
        <w:rPr>
          <w:rFonts w:ascii="Times New Roman" w:hAnsi="Times New Roman" w:cs="Times New Roman"/>
          <w:sz w:val="24"/>
          <w:szCs w:val="24"/>
        </w:rPr>
        <w:t xml:space="preserve"> is a schematic diagram of the results of the first </w:t>
      </w:r>
      <w:r w:rsidR="00A34964" w:rsidRPr="004B742B">
        <w:rPr>
          <w:rFonts w:ascii="Times New Roman" w:hAnsi="Times New Roman" w:cs="Times New Roman"/>
          <w:sz w:val="24"/>
          <w:szCs w:val="24"/>
        </w:rPr>
        <w:lastRenderedPageBreak/>
        <w:t xml:space="preserve">hyperparameter search. </w:t>
      </w:r>
      <w:ins w:id="156" w:author="周 天行" w:date="2021-12-17T15:22:00Z">
        <w:r w:rsidR="00535C7D">
          <w:rPr>
            <w:rFonts w:ascii="Times New Roman" w:hAnsi="Times New Roman" w:cs="Times New Roman"/>
            <w:sz w:val="24"/>
            <w:szCs w:val="24"/>
          </w:rPr>
          <w:t xml:space="preserve">The </w:t>
        </w:r>
      </w:ins>
      <w:r w:rsidR="00A34964" w:rsidRPr="004B742B">
        <w:rPr>
          <w:rFonts w:ascii="Times New Roman" w:hAnsi="Times New Roman" w:cs="Times New Roman"/>
          <w:sz w:val="24"/>
          <w:szCs w:val="24"/>
        </w:rPr>
        <w:t xml:space="preserve">"n_estimator" is the main factor that affects the results, followed by </w:t>
      </w:r>
      <w:ins w:id="157" w:author="周 天行" w:date="2021-12-17T15:23:00Z">
        <w:r w:rsidR="00535C7D">
          <w:rPr>
            <w:rFonts w:ascii="Times New Roman" w:hAnsi="Times New Roman" w:cs="Times New Roman"/>
            <w:sz w:val="24"/>
            <w:szCs w:val="24"/>
          </w:rPr>
          <w:t xml:space="preserve">the </w:t>
        </w:r>
      </w:ins>
      <w:r w:rsidR="00A34964" w:rsidRPr="004B742B">
        <w:rPr>
          <w:rFonts w:ascii="Times New Roman" w:hAnsi="Times New Roman" w:cs="Times New Roman"/>
          <w:sz w:val="24"/>
          <w:szCs w:val="24"/>
        </w:rPr>
        <w:t xml:space="preserve">"max_depth" and "min_samples_split", </w:t>
      </w:r>
      <w:del w:id="158" w:author="周 天行" w:date="2021-12-17T15:22:00Z">
        <w:r w:rsidR="00A34964" w:rsidRPr="004B742B" w:rsidDel="00535C7D">
          <w:rPr>
            <w:rFonts w:ascii="Times New Roman" w:hAnsi="Times New Roman" w:cs="Times New Roman"/>
            <w:sz w:val="24"/>
            <w:szCs w:val="24"/>
          </w:rPr>
          <w:delText xml:space="preserve">and </w:delText>
        </w:r>
      </w:del>
      <w:ins w:id="159" w:author="周 天行" w:date="2021-12-17T15:22:00Z">
        <w:r w:rsidR="00535C7D">
          <w:rPr>
            <w:rFonts w:ascii="Times New Roman" w:hAnsi="Times New Roman" w:cs="Times New Roman"/>
            <w:sz w:val="24"/>
            <w:szCs w:val="24"/>
          </w:rPr>
          <w:t>while,</w:t>
        </w:r>
        <w:r w:rsidR="00535C7D" w:rsidRPr="004B742B">
          <w:rPr>
            <w:rFonts w:ascii="Times New Roman" w:hAnsi="Times New Roman" w:cs="Times New Roman"/>
            <w:sz w:val="24"/>
            <w:szCs w:val="24"/>
          </w:rPr>
          <w:t xml:space="preserve"> </w:t>
        </w:r>
        <w:r w:rsidR="00535C7D">
          <w:rPr>
            <w:rFonts w:ascii="Times New Roman" w:hAnsi="Times New Roman" w:cs="Times New Roman"/>
            <w:sz w:val="24"/>
            <w:szCs w:val="24"/>
          </w:rPr>
          <w:t xml:space="preserve">the </w:t>
        </w:r>
      </w:ins>
      <w:r w:rsidR="00A34964" w:rsidRPr="004B742B">
        <w:rPr>
          <w:rFonts w:ascii="Times New Roman" w:hAnsi="Times New Roman" w:cs="Times New Roman"/>
          <w:sz w:val="24"/>
          <w:szCs w:val="24"/>
        </w:rPr>
        <w:t xml:space="preserve">"min_samples_leaf" is not shown due to little influence. Considering the generalization performance of the model, we discarded the </w:t>
      </w:r>
      <w:ins w:id="160" w:author="周 天行" w:date="2021-12-17T15:24:00Z">
        <w:r w:rsidR="00535C7D" w:rsidRPr="00535C7D">
          <w:rPr>
            <w:rFonts w:ascii="Times New Roman" w:hAnsi="Times New Roman" w:cs="Times New Roman"/>
            <w:sz w:val="24"/>
            <w:szCs w:val="24"/>
            <w:highlight w:val="yellow"/>
            <w:rPrChange w:id="161" w:author="周 天行" w:date="2021-12-17T15:24:00Z">
              <w:rPr>
                <w:rFonts w:ascii="Times New Roman" w:hAnsi="Times New Roman" w:cs="Times New Roman"/>
                <w:sz w:val="24"/>
                <w:szCs w:val="24"/>
              </w:rPr>
            </w:rPrChange>
          </w:rPr>
          <w:t xml:space="preserve">sum of </w:t>
        </w:r>
      </w:ins>
      <w:r w:rsidR="00A34964" w:rsidRPr="00535C7D">
        <w:rPr>
          <w:rFonts w:ascii="Times New Roman" w:hAnsi="Times New Roman" w:cs="Times New Roman"/>
          <w:sz w:val="24"/>
          <w:szCs w:val="24"/>
          <w:highlight w:val="yellow"/>
          <w:rPrChange w:id="162" w:author="周 天行" w:date="2021-12-17T15:24:00Z">
            <w:rPr>
              <w:rFonts w:ascii="Times New Roman" w:hAnsi="Times New Roman" w:cs="Times New Roman"/>
              <w:sz w:val="24"/>
              <w:szCs w:val="24"/>
            </w:rPr>
          </w:rPrChange>
        </w:rPr>
        <w:t>group</w:t>
      </w:r>
      <w:ins w:id="163" w:author="崔 智勇" w:date="2021-12-17T20:11:00Z">
        <w:r w:rsidR="00760415">
          <w:rPr>
            <w:rFonts w:ascii="Times New Roman" w:hAnsi="Times New Roman" w:cs="Times New Roman" w:hint="eastAsia"/>
            <w:sz w:val="24"/>
            <w:szCs w:val="24"/>
            <w:highlight w:val="yellow"/>
          </w:rPr>
          <w:t>【</w:t>
        </w:r>
      </w:ins>
      <w:ins w:id="164" w:author="崔 智勇" w:date="2021-12-17T20:12:00Z">
        <w:r w:rsidR="00760415">
          <w:rPr>
            <w:rFonts w:ascii="Times New Roman" w:hAnsi="Times New Roman" w:cs="Times New Roman" w:hint="eastAsia"/>
            <w:sz w:val="24"/>
            <w:szCs w:val="24"/>
            <w:highlight w:val="yellow"/>
          </w:rPr>
          <w:t>为了模型的泛化性能考虑，我们抛弃了</w:t>
        </w:r>
        <w:r w:rsidR="00760415">
          <w:rPr>
            <w:rFonts w:ascii="Times New Roman" w:hAnsi="Times New Roman" w:cs="Times New Roman" w:hint="eastAsia"/>
            <w:sz w:val="24"/>
            <w:szCs w:val="24"/>
            <w:highlight w:val="yellow"/>
          </w:rPr>
          <w:t>n_</w:t>
        </w:r>
        <w:r w:rsidR="00760415">
          <w:rPr>
            <w:rFonts w:ascii="Times New Roman" w:hAnsi="Times New Roman" w:cs="Times New Roman"/>
            <w:sz w:val="24"/>
            <w:szCs w:val="24"/>
            <w:highlight w:val="yellow"/>
          </w:rPr>
          <w:t>estimator</w:t>
        </w:r>
        <w:r w:rsidR="00760415">
          <w:rPr>
            <w:rFonts w:ascii="Times New Roman" w:hAnsi="Times New Roman" w:cs="Times New Roman" w:hint="eastAsia"/>
            <w:sz w:val="24"/>
            <w:szCs w:val="24"/>
            <w:highlight w:val="yellow"/>
          </w:rPr>
          <w:t>s</w:t>
        </w:r>
        <w:r w:rsidR="00760415">
          <w:rPr>
            <w:rFonts w:ascii="Times New Roman" w:hAnsi="Times New Roman" w:cs="Times New Roman"/>
            <w:sz w:val="24"/>
            <w:szCs w:val="24"/>
            <w:highlight w:val="yellow"/>
          </w:rPr>
          <w:t xml:space="preserve"> </w:t>
        </w:r>
        <w:r w:rsidR="00760415">
          <w:rPr>
            <w:rFonts w:ascii="Times New Roman" w:hAnsi="Times New Roman" w:cs="Times New Roman" w:hint="eastAsia"/>
            <w:sz w:val="24"/>
            <w:szCs w:val="24"/>
            <w:highlight w:val="yellow"/>
          </w:rPr>
          <w:t>参数大于滋味肽数量（</w:t>
        </w:r>
      </w:ins>
      <w:ins w:id="165" w:author="崔 智勇" w:date="2021-12-17T20:13:00Z">
        <w:r w:rsidR="002D51C1" w:rsidRPr="004B742B">
          <w:rPr>
            <w:rFonts w:ascii="Times New Roman" w:hAnsi="Times New Roman" w:cs="Times New Roman"/>
            <w:sz w:val="24"/>
            <w:szCs w:val="24"/>
          </w:rPr>
          <w:t>483 peptides</w:t>
        </w:r>
      </w:ins>
      <w:ins w:id="166" w:author="崔 智勇" w:date="2021-12-17T20:12:00Z">
        <w:r w:rsidR="00760415">
          <w:rPr>
            <w:rFonts w:ascii="Times New Roman" w:hAnsi="Times New Roman" w:cs="Times New Roman" w:hint="eastAsia"/>
            <w:sz w:val="24"/>
            <w:szCs w:val="24"/>
            <w:highlight w:val="yellow"/>
          </w:rPr>
          <w:t>）的组合</w:t>
        </w:r>
      </w:ins>
      <w:ins w:id="167" w:author="崔 智勇" w:date="2021-12-17T20:11:00Z">
        <w:r w:rsidR="00760415">
          <w:rPr>
            <w:rFonts w:ascii="Times New Roman" w:hAnsi="Times New Roman" w:cs="Times New Roman" w:hint="eastAsia"/>
            <w:sz w:val="24"/>
            <w:szCs w:val="24"/>
            <w:highlight w:val="yellow"/>
          </w:rPr>
          <w:t>】</w:t>
        </w:r>
      </w:ins>
      <w:r w:rsidR="00A34964" w:rsidRPr="00535C7D">
        <w:rPr>
          <w:rFonts w:ascii="Times New Roman" w:hAnsi="Times New Roman" w:cs="Times New Roman"/>
          <w:sz w:val="24"/>
          <w:szCs w:val="24"/>
          <w:highlight w:val="yellow"/>
          <w:rPrChange w:id="168" w:author="周 天行" w:date="2021-12-17T15:24:00Z">
            <w:rPr>
              <w:rFonts w:ascii="Times New Roman" w:hAnsi="Times New Roman" w:cs="Times New Roman"/>
              <w:sz w:val="24"/>
              <w:szCs w:val="24"/>
            </w:rPr>
          </w:rPrChange>
        </w:rPr>
        <w:t xml:space="preserve"> </w:t>
      </w:r>
      <w:del w:id="169" w:author="周 天行" w:date="2021-12-17T15:24:00Z">
        <w:r w:rsidR="00A34964" w:rsidRPr="00535C7D" w:rsidDel="00535C7D">
          <w:rPr>
            <w:rFonts w:ascii="Times New Roman" w:hAnsi="Times New Roman" w:cs="Times New Roman"/>
            <w:sz w:val="24"/>
            <w:szCs w:val="24"/>
            <w:highlight w:val="yellow"/>
            <w:rPrChange w:id="170" w:author="周 天行" w:date="2021-12-17T15:24:00Z">
              <w:rPr>
                <w:rFonts w:ascii="Times New Roman" w:hAnsi="Times New Roman" w:cs="Times New Roman"/>
                <w:sz w:val="24"/>
                <w:szCs w:val="24"/>
              </w:rPr>
            </w:rPrChange>
          </w:rPr>
          <w:delText>sum</w:delText>
        </w:r>
        <w:r w:rsidR="00A34964" w:rsidRPr="004B742B" w:rsidDel="00535C7D">
          <w:rPr>
            <w:rFonts w:ascii="Times New Roman" w:hAnsi="Times New Roman" w:cs="Times New Roman"/>
            <w:sz w:val="24"/>
            <w:szCs w:val="24"/>
          </w:rPr>
          <w:delText xml:space="preserve"> </w:delText>
        </w:r>
      </w:del>
      <w:r w:rsidR="00A34964" w:rsidRPr="004B742B">
        <w:rPr>
          <w:rFonts w:ascii="Times New Roman" w:hAnsi="Times New Roman" w:cs="Times New Roman"/>
          <w:sz w:val="24"/>
          <w:szCs w:val="24"/>
        </w:rPr>
        <w:t xml:space="preserve">with </w:t>
      </w:r>
      <w:r w:rsidR="00C8349D">
        <w:rPr>
          <w:rFonts w:ascii="Times New Roman" w:hAnsi="Times New Roman" w:cs="Times New Roman" w:hint="eastAsia"/>
          <w:sz w:val="24"/>
          <w:szCs w:val="24"/>
        </w:rPr>
        <w:t>‘</w:t>
      </w:r>
      <w:r w:rsidR="00A34964" w:rsidRPr="004B742B">
        <w:rPr>
          <w:rFonts w:ascii="Times New Roman" w:hAnsi="Times New Roman" w:cs="Times New Roman"/>
          <w:sz w:val="24"/>
          <w:szCs w:val="24"/>
        </w:rPr>
        <w:t>n_estimator</w:t>
      </w:r>
      <w:r w:rsidR="00C8349D">
        <w:rPr>
          <w:rFonts w:ascii="Times New Roman" w:hAnsi="Times New Roman" w:cs="Times New Roman" w:hint="eastAsia"/>
          <w:sz w:val="24"/>
          <w:szCs w:val="24"/>
        </w:rPr>
        <w:t>‘</w:t>
      </w:r>
      <w:r w:rsidR="00A34964" w:rsidRPr="004B742B">
        <w:rPr>
          <w:rFonts w:ascii="Times New Roman" w:hAnsi="Times New Roman" w:cs="Times New Roman"/>
          <w:sz w:val="24"/>
          <w:szCs w:val="24"/>
        </w:rPr>
        <w:t xml:space="preserve"> greater than the number of samples, and the final selection parameters are as follows: criterion</w:t>
      </w:r>
      <w:ins w:id="171" w:author="周 天行" w:date="2021-12-17T15:25: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w:t>
      </w:r>
      <w:ins w:id="172" w:author="周 天行" w:date="2021-12-17T15:25: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'friedman_mse',</w:t>
      </w:r>
      <w:ins w:id="173" w:author="周 天行" w:date="2021-12-17T15:25: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loss</w:t>
      </w:r>
      <w:ins w:id="174"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w:t>
      </w:r>
      <w:ins w:id="175"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'deviance',</w:t>
      </w:r>
      <w:ins w:id="176"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max_depth</w:t>
      </w:r>
      <w:ins w:id="177"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w:t>
      </w:r>
      <w:ins w:id="178"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17,</w:t>
      </w:r>
      <w:ins w:id="179"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min_samples_leaf</w:t>
      </w:r>
      <w:ins w:id="180"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w:t>
      </w:r>
      <w:ins w:id="181"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3,min_samples_split</w:t>
      </w:r>
      <w:ins w:id="182"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w:t>
      </w:r>
      <w:ins w:id="183" w:author="周 天行" w:date="2021-12-17T15:26:00Z">
        <w:r w:rsidR="00F52907">
          <w:rPr>
            <w:rFonts w:ascii="Times New Roman" w:hAnsi="Times New Roman" w:cs="Times New Roman"/>
            <w:sz w:val="24"/>
            <w:szCs w:val="24"/>
          </w:rPr>
          <w:t xml:space="preserve"> </w:t>
        </w:r>
      </w:ins>
      <w:r w:rsidR="00A34964" w:rsidRPr="004B742B">
        <w:rPr>
          <w:rFonts w:ascii="Times New Roman" w:hAnsi="Times New Roman" w:cs="Times New Roman"/>
          <w:sz w:val="24"/>
          <w:szCs w:val="24"/>
        </w:rPr>
        <w:t>10,</w:t>
      </w:r>
      <w:ins w:id="184" w:author="周 天行" w:date="2021-12-17T15:26:00Z">
        <w:r w:rsidR="00F52907">
          <w:rPr>
            <w:rFonts w:ascii="Times New Roman" w:hAnsi="Times New Roman" w:cs="Times New Roman"/>
            <w:sz w:val="24"/>
            <w:szCs w:val="24"/>
          </w:rPr>
          <w:t xml:space="preserve"> and</w:t>
        </w:r>
      </w:ins>
      <w:r w:rsidR="00A34964" w:rsidRPr="004B742B">
        <w:rPr>
          <w:rFonts w:ascii="Times New Roman" w:hAnsi="Times New Roman" w:cs="Times New Roman"/>
          <w:sz w:val="24"/>
          <w:szCs w:val="24"/>
        </w:rPr>
        <w:t xml:space="preserve"> n_estimators=211.</w:t>
      </w:r>
    </w:p>
    <w:p w14:paraId="5F93D4D0" w14:textId="79B080A5" w:rsidR="00E473D5" w:rsidRPr="004B742B" w:rsidRDefault="00CF3378" w:rsidP="00C8349D">
      <w:pPr>
        <w:rPr>
          <w:rFonts w:ascii="Times New Roman" w:hAnsi="Times New Roman" w:cs="Times New Roman"/>
          <w:color w:val="000000"/>
          <w:sz w:val="24"/>
          <w:szCs w:val="24"/>
          <w:shd w:val="clear" w:color="auto" w:fill="FFFFFF"/>
        </w:rPr>
      </w:pPr>
      <w:r w:rsidRPr="004B742B">
        <w:rPr>
          <w:rFonts w:ascii="Times New Roman" w:hAnsi="Times New Roman" w:cs="Times New Roman"/>
          <w:noProof/>
          <w:sz w:val="24"/>
          <w:szCs w:val="24"/>
        </w:rPr>
        <w:drawing>
          <wp:inline distT="0" distB="0" distL="0" distR="0" wp14:anchorId="13199D51" wp14:editId="48EE91FC">
            <wp:extent cx="5274310" cy="4381500"/>
            <wp:effectExtent l="0" t="0" r="2540" b="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381500"/>
                    </a:xfrm>
                    <a:prstGeom prst="rect">
                      <a:avLst/>
                    </a:prstGeom>
                    <a:noFill/>
                    <a:ln>
                      <a:noFill/>
                    </a:ln>
                  </pic:spPr>
                </pic:pic>
              </a:graphicData>
            </a:graphic>
          </wp:inline>
        </w:drawing>
      </w:r>
      <w:r w:rsidR="000430DA" w:rsidRPr="00970EE8">
        <w:rPr>
          <w:rFonts w:ascii="Times New Roman" w:hAnsi="Times New Roman" w:cs="Times New Roman"/>
          <w:sz w:val="20"/>
          <w:szCs w:val="20"/>
        </w:rPr>
        <w:t>Figure 2 Flow chart of</w:t>
      </w:r>
      <w:ins w:id="185" w:author="周 天行" w:date="2021-12-17T15:26:00Z">
        <w:r w:rsidR="00F52907" w:rsidRPr="00970EE8">
          <w:rPr>
            <w:rFonts w:ascii="Times New Roman" w:hAnsi="Times New Roman" w:cs="Times New Roman"/>
            <w:sz w:val="20"/>
            <w:szCs w:val="20"/>
          </w:rPr>
          <w:t xml:space="preserve"> the</w:t>
        </w:r>
      </w:ins>
      <w:r w:rsidR="000430DA" w:rsidRPr="00970EE8">
        <w:rPr>
          <w:rFonts w:ascii="Times New Roman" w:hAnsi="Times New Roman" w:cs="Times New Roman"/>
          <w:sz w:val="20"/>
          <w:szCs w:val="20"/>
        </w:rPr>
        <w:t xml:space="preserve"> model feature construction. </w:t>
      </w:r>
      <w:del w:id="186" w:author="周 天行" w:date="2021-12-17T15:27:00Z">
        <w:r w:rsidR="000430DA" w:rsidRPr="00970EE8" w:rsidDel="00F52907">
          <w:rPr>
            <w:rFonts w:ascii="Times New Roman" w:hAnsi="Times New Roman" w:cs="Times New Roman"/>
            <w:sz w:val="20"/>
            <w:szCs w:val="20"/>
          </w:rPr>
          <w:delText xml:space="preserve">Figure 2 Flow chart of model feature construction. </w:delText>
        </w:r>
      </w:del>
      <w:r w:rsidR="000430DA" w:rsidRPr="00970EE8">
        <w:rPr>
          <w:rFonts w:ascii="Times New Roman" w:hAnsi="Times New Roman" w:cs="Times New Roman"/>
          <w:sz w:val="20"/>
          <w:szCs w:val="20"/>
        </w:rPr>
        <w:t xml:space="preserve">Figure 2a shows the </w:t>
      </w:r>
      <w:bookmarkStart w:id="187" w:name="OLE_LINK28"/>
      <w:r w:rsidR="000430DA" w:rsidRPr="00970EE8">
        <w:rPr>
          <w:rFonts w:ascii="Times New Roman" w:hAnsi="Times New Roman" w:cs="Times New Roman"/>
          <w:sz w:val="20"/>
          <w:szCs w:val="20"/>
        </w:rPr>
        <w:t xml:space="preserve">funnel </w:t>
      </w:r>
      <w:bookmarkEnd w:id="187"/>
      <w:r w:rsidR="000430DA" w:rsidRPr="00970EE8">
        <w:rPr>
          <w:rFonts w:ascii="Times New Roman" w:hAnsi="Times New Roman" w:cs="Times New Roman"/>
          <w:sz w:val="20"/>
          <w:szCs w:val="20"/>
        </w:rPr>
        <w:t>chart from the 278 feature</w:t>
      </w:r>
      <w:ins w:id="188" w:author="周 天行" w:date="2021-12-17T15:27:00Z">
        <w:r w:rsidR="00F52907" w:rsidRPr="00970EE8">
          <w:rPr>
            <w:rFonts w:ascii="Times New Roman" w:hAnsi="Times New Roman" w:cs="Times New Roman"/>
            <w:sz w:val="20"/>
            <w:szCs w:val="20"/>
          </w:rPr>
          <w:t>s</w:t>
        </w:r>
      </w:ins>
      <w:r w:rsidR="000430DA" w:rsidRPr="00970EE8">
        <w:rPr>
          <w:rFonts w:ascii="Times New Roman" w:hAnsi="Times New Roman" w:cs="Times New Roman"/>
          <w:sz w:val="20"/>
          <w:szCs w:val="20"/>
        </w:rPr>
        <w:t xml:space="preserve"> </w:t>
      </w:r>
      <w:del w:id="189" w:author="周 天行" w:date="2021-12-17T15:29:00Z">
        <w:r w:rsidR="000430DA" w:rsidRPr="00970EE8" w:rsidDel="00F52907">
          <w:rPr>
            <w:rFonts w:ascii="Times New Roman" w:hAnsi="Times New Roman" w:cs="Times New Roman"/>
            <w:sz w:val="20"/>
            <w:szCs w:val="20"/>
          </w:rPr>
          <w:delText xml:space="preserve">structure </w:delText>
        </w:r>
      </w:del>
      <w:ins w:id="190" w:author="周 天行" w:date="2021-12-17T15:29:00Z">
        <w:r w:rsidR="00F52907" w:rsidRPr="00970EE8">
          <w:rPr>
            <w:rFonts w:ascii="Times New Roman" w:hAnsi="Times New Roman" w:cs="Times New Roman"/>
            <w:sz w:val="20"/>
            <w:szCs w:val="20"/>
          </w:rPr>
          <w:t xml:space="preserve">condensed </w:t>
        </w:r>
      </w:ins>
      <w:r w:rsidR="000430DA" w:rsidRPr="00970EE8">
        <w:rPr>
          <w:rFonts w:ascii="Times New Roman" w:hAnsi="Times New Roman" w:cs="Times New Roman"/>
          <w:sz w:val="20"/>
          <w:szCs w:val="20"/>
        </w:rPr>
        <w:t xml:space="preserve">to the final 8 features. Figure 2b, when </w:t>
      </w:r>
      <w:ins w:id="191" w:author="周 天行" w:date="2021-12-17T15:29:00Z">
        <w:r w:rsidR="00F52907" w:rsidRPr="00970EE8">
          <w:rPr>
            <w:rFonts w:ascii="Times New Roman" w:hAnsi="Times New Roman" w:cs="Times New Roman"/>
            <w:sz w:val="20"/>
            <w:szCs w:val="20"/>
          </w:rPr>
          <w:t xml:space="preserve">the </w:t>
        </w:r>
      </w:ins>
      <w:r w:rsidR="000430DA" w:rsidRPr="00970EE8">
        <w:rPr>
          <w:rFonts w:ascii="Times New Roman" w:hAnsi="Times New Roman" w:cs="Times New Roman"/>
          <w:sz w:val="20"/>
          <w:szCs w:val="20"/>
        </w:rPr>
        <w:t>number of features is 8,</w:t>
      </w:r>
      <w:ins w:id="192" w:author="周 天行" w:date="2021-12-17T15:29:00Z">
        <w:r w:rsidR="00F52907" w:rsidRPr="00970EE8">
          <w:rPr>
            <w:rFonts w:ascii="Times New Roman" w:hAnsi="Times New Roman" w:cs="Times New Roman"/>
            <w:sz w:val="20"/>
            <w:szCs w:val="20"/>
          </w:rPr>
          <w:t xml:space="preserve"> </w:t>
        </w:r>
      </w:ins>
      <w:r w:rsidR="000430DA" w:rsidRPr="00970EE8">
        <w:rPr>
          <w:rFonts w:ascii="Times New Roman" w:hAnsi="Times New Roman" w:cs="Times New Roman"/>
          <w:sz w:val="20"/>
          <w:szCs w:val="20"/>
        </w:rPr>
        <w:t xml:space="preserve">the model achieved the highest accuracy. Figure 2c shows that the SMOTE method has the best performance, except that </w:t>
      </w:r>
      <w:ins w:id="193" w:author="周 天行" w:date="2021-12-17T15:30:00Z">
        <w:r w:rsidR="0045146D" w:rsidRPr="00970EE8">
          <w:rPr>
            <w:rFonts w:ascii="Times New Roman" w:hAnsi="Times New Roman" w:cs="Times New Roman"/>
            <w:sz w:val="20"/>
            <w:szCs w:val="20"/>
          </w:rPr>
          <w:t>it</w:t>
        </w:r>
      </w:ins>
      <w:ins w:id="194" w:author="周 天行" w:date="2021-12-17T15:31:00Z">
        <w:r w:rsidR="0045146D" w:rsidRPr="00970EE8">
          <w:rPr>
            <w:rFonts w:ascii="Times New Roman" w:hAnsi="Times New Roman" w:cs="Times New Roman"/>
            <w:sz w:val="20"/>
            <w:szCs w:val="20"/>
          </w:rPr>
          <w:t xml:space="preserve">s </w:t>
        </w:r>
      </w:ins>
      <w:r w:rsidR="000430DA" w:rsidRPr="00970EE8">
        <w:rPr>
          <w:rFonts w:ascii="Times New Roman" w:hAnsi="Times New Roman" w:cs="Times New Roman"/>
          <w:sz w:val="20"/>
          <w:szCs w:val="20"/>
        </w:rPr>
        <w:t xml:space="preserve">precision is fully ahead. Figure </w:t>
      </w:r>
      <w:r w:rsidR="00AD3898" w:rsidRPr="00970EE8">
        <w:rPr>
          <w:rFonts w:ascii="Times New Roman" w:hAnsi="Times New Roman" w:cs="Times New Roman"/>
          <w:sz w:val="20"/>
          <w:szCs w:val="20"/>
        </w:rPr>
        <w:t>2</w:t>
      </w:r>
      <w:r w:rsidR="000430DA" w:rsidRPr="00970EE8">
        <w:rPr>
          <w:rFonts w:ascii="Times New Roman" w:hAnsi="Times New Roman" w:cs="Times New Roman"/>
          <w:sz w:val="20"/>
          <w:szCs w:val="20"/>
        </w:rPr>
        <w:t xml:space="preserve">d is a parallel distribution diagram of the eight features corresponding to each peptide after data enhancement, and the </w:t>
      </w:r>
      <w:r w:rsidR="000430DA" w:rsidRPr="00970EE8">
        <w:rPr>
          <w:rFonts w:ascii="Times New Roman" w:hAnsi="Times New Roman" w:cs="Times New Roman"/>
          <w:sz w:val="20"/>
          <w:szCs w:val="20"/>
        </w:rPr>
        <w:lastRenderedPageBreak/>
        <w:t xml:space="preserve">values are uniformly scaled </w:t>
      </w:r>
      <w:del w:id="195" w:author="周 天行" w:date="2021-12-17T15:31:00Z">
        <w:r w:rsidR="000430DA" w:rsidRPr="00970EE8" w:rsidDel="0045146D">
          <w:rPr>
            <w:rFonts w:ascii="Times New Roman" w:hAnsi="Times New Roman" w:cs="Times New Roman"/>
            <w:sz w:val="20"/>
            <w:szCs w:val="20"/>
          </w:rPr>
          <w:delText xml:space="preserve">between </w:delText>
        </w:r>
      </w:del>
      <w:ins w:id="196" w:author="周 天行" w:date="2021-12-17T15:31:00Z">
        <w:r w:rsidR="0045146D" w:rsidRPr="00970EE8">
          <w:rPr>
            <w:rFonts w:ascii="Times New Roman" w:hAnsi="Times New Roman" w:cs="Times New Roman"/>
            <w:sz w:val="20"/>
            <w:szCs w:val="20"/>
          </w:rPr>
          <w:t xml:space="preserve">to </w:t>
        </w:r>
      </w:ins>
      <w:r w:rsidR="000430DA" w:rsidRPr="00970EE8">
        <w:rPr>
          <w:rFonts w:ascii="Times New Roman" w:hAnsi="Times New Roman" w:cs="Times New Roman"/>
          <w:sz w:val="20"/>
          <w:szCs w:val="20"/>
        </w:rPr>
        <w:t xml:space="preserve">0-10. Red represents Bitter and blue represents Umami, and the boundaries are obvious. </w:t>
      </w:r>
      <w:r w:rsidR="00AD3898" w:rsidRPr="00970EE8">
        <w:rPr>
          <w:rFonts w:ascii="Times New Roman" w:hAnsi="Times New Roman" w:cs="Times New Roman"/>
          <w:sz w:val="20"/>
          <w:szCs w:val="20"/>
        </w:rPr>
        <w:t>BCUT2D_MWLOW, PEOE_VSA14, SMR_VSA1, MinEStateIndex, VSA_EState5, VSA_EState6, VSA_EState7,</w:t>
      </w:r>
      <w:ins w:id="197" w:author="周 天行" w:date="2021-12-17T15:32:00Z">
        <w:r w:rsidR="0045146D" w:rsidRPr="00970EE8">
          <w:rPr>
            <w:rFonts w:ascii="Times New Roman" w:hAnsi="Times New Roman" w:cs="Times New Roman"/>
            <w:sz w:val="20"/>
            <w:szCs w:val="20"/>
          </w:rPr>
          <w:t xml:space="preserve"> and</w:t>
        </w:r>
      </w:ins>
      <w:r w:rsidR="00AD3898" w:rsidRPr="00970EE8">
        <w:rPr>
          <w:rFonts w:ascii="Times New Roman" w:hAnsi="Times New Roman" w:cs="Times New Roman"/>
          <w:sz w:val="20"/>
          <w:szCs w:val="20"/>
        </w:rPr>
        <w:t xml:space="preserve"> MolLogP are abbreviated as BM, PV14, SV, ME, VS5, VS6, VS7, ML</w:t>
      </w:r>
      <w:r w:rsidR="00571E35" w:rsidRPr="00970EE8">
        <w:rPr>
          <w:rFonts w:ascii="Times New Roman" w:hAnsi="Times New Roman" w:cs="Times New Roman"/>
          <w:sz w:val="20"/>
          <w:szCs w:val="20"/>
        </w:rPr>
        <w:t>.</w:t>
      </w:r>
      <w:ins w:id="198" w:author="周 天行" w:date="2021-12-17T15:33:00Z">
        <w:r w:rsidR="0045146D" w:rsidRPr="00970EE8">
          <w:rPr>
            <w:rFonts w:ascii="Times New Roman" w:hAnsi="Times New Roman" w:cs="Times New Roman"/>
            <w:sz w:val="20"/>
            <w:szCs w:val="20"/>
          </w:rPr>
          <w:t xml:space="preserve"> </w:t>
        </w:r>
      </w:ins>
      <w:r w:rsidR="000430DA" w:rsidRPr="00970EE8">
        <w:rPr>
          <w:rFonts w:ascii="Times New Roman" w:hAnsi="Times New Roman" w:cs="Times New Roman"/>
          <w:sz w:val="20"/>
          <w:szCs w:val="20"/>
        </w:rPr>
        <w:t>Figure 2e shows the planar spatial distribution of the data before and after the PCA dimensionality reduction, and the data is evenly distributed. Figure 2f is a violin diagram of each two-classification model under 5-fold cross-validation. The blue part on the left represents ROC, and the red part on the right represents ACC. Figure 2g is the result of grid search of the GTB model on the three hyperparameters n_estimators, max_depth, and min_samples_splite</w:t>
      </w:r>
      <w:del w:id="199" w:author="周 天行" w:date="2021-12-17T15:35:00Z">
        <w:r w:rsidR="000430DA" w:rsidRPr="00970EE8" w:rsidDel="0045146D">
          <w:rPr>
            <w:rFonts w:ascii="Times New Roman" w:hAnsi="Times New Roman" w:cs="Times New Roman"/>
            <w:sz w:val="20"/>
            <w:szCs w:val="20"/>
          </w:rPr>
          <w:delText>. T</w:delText>
        </w:r>
      </w:del>
      <w:ins w:id="200" w:author="周 天行" w:date="2021-12-17T15:35:00Z">
        <w:r w:rsidR="0045146D" w:rsidRPr="00970EE8">
          <w:rPr>
            <w:rFonts w:ascii="Times New Roman" w:hAnsi="Times New Roman" w:cs="Times New Roman"/>
            <w:sz w:val="20"/>
            <w:szCs w:val="20"/>
          </w:rPr>
          <w:t xml:space="preserve">, </w:t>
        </w:r>
      </w:ins>
      <w:ins w:id="201" w:author="周 天行" w:date="2021-12-17T15:36:00Z">
        <w:r w:rsidR="0045146D" w:rsidRPr="00970EE8">
          <w:rPr>
            <w:rFonts w:ascii="Times New Roman" w:hAnsi="Times New Roman" w:cs="Times New Roman"/>
            <w:sz w:val="20"/>
            <w:szCs w:val="20"/>
          </w:rPr>
          <w:t>and t</w:t>
        </w:r>
      </w:ins>
      <w:r w:rsidR="000430DA" w:rsidRPr="00970EE8">
        <w:rPr>
          <w:rFonts w:ascii="Times New Roman" w:hAnsi="Times New Roman" w:cs="Times New Roman"/>
          <w:sz w:val="20"/>
          <w:szCs w:val="20"/>
        </w:rPr>
        <w:t>he evaluation criterion is accuracy.</w:t>
      </w:r>
    </w:p>
    <w:p w14:paraId="68DA8F03" w14:textId="77777777" w:rsidR="00E473D5" w:rsidRPr="004B742B" w:rsidRDefault="00E473D5" w:rsidP="004B742B">
      <w:pPr>
        <w:spacing w:line="480" w:lineRule="auto"/>
        <w:rPr>
          <w:rFonts w:ascii="Times New Roman" w:hAnsi="Times New Roman" w:cs="Times New Roman"/>
          <w:color w:val="000000"/>
          <w:sz w:val="24"/>
          <w:szCs w:val="24"/>
          <w:shd w:val="clear" w:color="auto" w:fill="FFFFFF"/>
        </w:rPr>
      </w:pPr>
    </w:p>
    <w:p w14:paraId="67287496" w14:textId="467D5C4B" w:rsidR="00A07010" w:rsidRDefault="0072297D"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 xml:space="preserve">2.4 </w:t>
      </w:r>
      <w:r w:rsidR="000042FB" w:rsidRPr="004B742B">
        <w:rPr>
          <w:rFonts w:ascii="Times New Roman" w:hAnsi="Times New Roman" w:cs="Times New Roman"/>
          <w:sz w:val="24"/>
          <w:szCs w:val="24"/>
        </w:rPr>
        <w:t>Performance Evalu</w:t>
      </w:r>
      <w:r w:rsidR="00591099" w:rsidRPr="004B742B">
        <w:rPr>
          <w:rFonts w:ascii="Times New Roman" w:hAnsi="Times New Roman" w:cs="Times New Roman"/>
          <w:sz w:val="24"/>
          <w:szCs w:val="24"/>
        </w:rPr>
        <w:t>a</w:t>
      </w:r>
      <w:r w:rsidR="000042FB" w:rsidRPr="004B742B">
        <w:rPr>
          <w:rFonts w:ascii="Times New Roman" w:hAnsi="Times New Roman" w:cs="Times New Roman"/>
          <w:sz w:val="24"/>
          <w:szCs w:val="24"/>
        </w:rPr>
        <w:t>tion</w:t>
      </w:r>
    </w:p>
    <w:p w14:paraId="443ECA6E" w14:textId="70428C13" w:rsidR="00A07010" w:rsidRPr="004B742B" w:rsidRDefault="00E103DB" w:rsidP="004B742B">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color w:val="000000"/>
          <w:sz w:val="24"/>
          <w:szCs w:val="24"/>
          <w:shd w:val="clear" w:color="auto" w:fill="FFFFFF"/>
        </w:rPr>
        <w:tab/>
      </w:r>
      <w:r w:rsidR="00E91C30" w:rsidRPr="004B742B">
        <w:rPr>
          <w:rFonts w:ascii="Times New Roman" w:hAnsi="Times New Roman" w:cs="Times New Roman"/>
          <w:color w:val="000000"/>
          <w:sz w:val="24"/>
          <w:szCs w:val="24"/>
          <w:shd w:val="clear" w:color="auto" w:fill="FFFFFF"/>
        </w:rPr>
        <w:t xml:space="preserve">In order to evaluate the performance of each binary classifier model </w:t>
      </w:r>
      <w:del w:id="202" w:author="周 天行" w:date="2021-12-17T16:05:00Z">
        <w:r w:rsidR="00E91C30" w:rsidRPr="004B742B" w:rsidDel="002E02D3">
          <w:rPr>
            <w:rFonts w:ascii="Times New Roman" w:hAnsi="Times New Roman" w:cs="Times New Roman"/>
            <w:color w:val="000000"/>
            <w:sz w:val="24"/>
            <w:szCs w:val="24"/>
            <w:shd w:val="clear" w:color="auto" w:fill="FFFFFF"/>
          </w:rPr>
          <w:delText>in a fair</w:delText>
        </w:r>
      </w:del>
      <w:ins w:id="203" w:author="周 天行" w:date="2021-12-17T16:05:00Z">
        <w:r w:rsidR="002E02D3">
          <w:rPr>
            <w:rFonts w:ascii="Times New Roman" w:hAnsi="Times New Roman" w:cs="Times New Roman"/>
            <w:color w:val="000000"/>
            <w:sz w:val="24"/>
            <w:szCs w:val="24"/>
            <w:shd w:val="clear" w:color="auto" w:fill="FFFFFF"/>
          </w:rPr>
          <w:t>fairly</w:t>
        </w:r>
      </w:ins>
      <w:r w:rsidR="00E91C30" w:rsidRPr="004B742B">
        <w:rPr>
          <w:rFonts w:ascii="Times New Roman" w:hAnsi="Times New Roman" w:cs="Times New Roman"/>
          <w:color w:val="000000"/>
          <w:sz w:val="24"/>
          <w:szCs w:val="24"/>
          <w:shd w:val="clear" w:color="auto" w:fill="FFFFFF"/>
        </w:rPr>
        <w:t xml:space="preserve">, </w:t>
      </w:r>
      <w:del w:id="204" w:author="周 天行" w:date="2021-12-17T16:05:00Z">
        <w:r w:rsidR="00E91C30" w:rsidRPr="004B742B" w:rsidDel="002E02D3">
          <w:rPr>
            <w:rFonts w:ascii="Times New Roman" w:hAnsi="Times New Roman" w:cs="Times New Roman"/>
            <w:color w:val="000000"/>
            <w:sz w:val="24"/>
            <w:szCs w:val="24"/>
            <w:shd w:val="clear" w:color="auto" w:fill="FFFFFF"/>
          </w:rPr>
          <w:delText>objective</w:delText>
        </w:r>
      </w:del>
      <w:ins w:id="205" w:author="周 天行" w:date="2021-12-17T16:05:00Z">
        <w:r w:rsidR="002E02D3">
          <w:rPr>
            <w:rFonts w:ascii="Times New Roman" w:hAnsi="Times New Roman" w:cs="Times New Roman"/>
            <w:color w:val="000000"/>
            <w:sz w:val="24"/>
            <w:szCs w:val="24"/>
            <w:shd w:val="clear" w:color="auto" w:fill="FFFFFF"/>
          </w:rPr>
          <w:t>objectively</w:t>
        </w:r>
      </w:ins>
      <w:r w:rsidR="00E91C30" w:rsidRPr="004B742B">
        <w:rPr>
          <w:rFonts w:ascii="Times New Roman" w:hAnsi="Times New Roman" w:cs="Times New Roman"/>
          <w:color w:val="000000"/>
          <w:sz w:val="24"/>
          <w:szCs w:val="24"/>
          <w:shd w:val="clear" w:color="auto" w:fill="FFFFFF"/>
        </w:rPr>
        <w:t xml:space="preserve">, </w:t>
      </w:r>
      <w:del w:id="206" w:author="周 天行" w:date="2021-12-17T16:05:00Z">
        <w:r w:rsidR="00E91C30" w:rsidRPr="004B742B" w:rsidDel="002E02D3">
          <w:rPr>
            <w:rFonts w:ascii="Times New Roman" w:hAnsi="Times New Roman" w:cs="Times New Roman"/>
            <w:color w:val="000000"/>
            <w:sz w:val="24"/>
            <w:szCs w:val="24"/>
            <w:shd w:val="clear" w:color="auto" w:fill="FFFFFF"/>
          </w:rPr>
          <w:delText xml:space="preserve">effective </w:delText>
        </w:r>
      </w:del>
      <w:ins w:id="207" w:author="周 天行" w:date="2021-12-17T16:05:00Z">
        <w:r w:rsidR="002E02D3">
          <w:rPr>
            <w:rFonts w:ascii="Times New Roman" w:hAnsi="Times New Roman" w:cs="Times New Roman"/>
            <w:color w:val="000000"/>
            <w:sz w:val="24"/>
            <w:szCs w:val="24"/>
            <w:shd w:val="clear" w:color="auto" w:fill="FFFFFF"/>
          </w:rPr>
          <w:t>effectively</w:t>
        </w:r>
        <w:r w:rsidR="002E02D3" w:rsidRPr="004B742B">
          <w:rPr>
            <w:rFonts w:ascii="Times New Roman" w:hAnsi="Times New Roman" w:cs="Times New Roman"/>
            <w:color w:val="000000"/>
            <w:sz w:val="24"/>
            <w:szCs w:val="24"/>
            <w:shd w:val="clear" w:color="auto" w:fill="FFFFFF"/>
          </w:rPr>
          <w:t xml:space="preserve"> </w:t>
        </w:r>
      </w:ins>
      <w:r w:rsidR="00E91C30" w:rsidRPr="004B742B">
        <w:rPr>
          <w:rFonts w:ascii="Times New Roman" w:hAnsi="Times New Roman" w:cs="Times New Roman"/>
          <w:color w:val="000000"/>
          <w:sz w:val="24"/>
          <w:szCs w:val="24"/>
          <w:shd w:val="clear" w:color="auto" w:fill="FFFFFF"/>
        </w:rPr>
        <w:t xml:space="preserve">and </w:t>
      </w:r>
      <w:del w:id="208" w:author="周 天行" w:date="2021-12-17T16:05:00Z">
        <w:r w:rsidR="00E91C30" w:rsidRPr="004B742B" w:rsidDel="002E02D3">
          <w:rPr>
            <w:rFonts w:ascii="Times New Roman" w:hAnsi="Times New Roman" w:cs="Times New Roman"/>
            <w:color w:val="000000"/>
            <w:sz w:val="24"/>
            <w:szCs w:val="24"/>
            <w:shd w:val="clear" w:color="auto" w:fill="FFFFFF"/>
          </w:rPr>
          <w:delText xml:space="preserve">quantitative </w:delText>
        </w:r>
      </w:del>
      <w:ins w:id="209" w:author="周 天行" w:date="2021-12-17T16:05:00Z">
        <w:r w:rsidR="002E02D3">
          <w:rPr>
            <w:rFonts w:ascii="Times New Roman" w:hAnsi="Times New Roman" w:cs="Times New Roman"/>
            <w:color w:val="000000"/>
            <w:sz w:val="24"/>
            <w:szCs w:val="24"/>
            <w:shd w:val="clear" w:color="auto" w:fill="FFFFFF"/>
          </w:rPr>
          <w:t>qua</w:t>
        </w:r>
      </w:ins>
      <w:ins w:id="210" w:author="周 天行" w:date="2021-12-17T16:06:00Z">
        <w:r w:rsidR="002E02D3">
          <w:rPr>
            <w:rFonts w:ascii="Times New Roman" w:hAnsi="Times New Roman" w:cs="Times New Roman"/>
            <w:color w:val="000000"/>
            <w:sz w:val="24"/>
            <w:szCs w:val="24"/>
            <w:shd w:val="clear" w:color="auto" w:fill="FFFFFF"/>
          </w:rPr>
          <w:t>ntitatively</w:t>
        </w:r>
      </w:ins>
      <w:del w:id="211" w:author="周 天行" w:date="2021-12-17T16:06:00Z">
        <w:r w:rsidR="00E91C30" w:rsidRPr="004B742B" w:rsidDel="002E02D3">
          <w:rPr>
            <w:rFonts w:ascii="Times New Roman" w:hAnsi="Times New Roman" w:cs="Times New Roman"/>
            <w:color w:val="000000"/>
            <w:sz w:val="24"/>
            <w:szCs w:val="24"/>
            <w:shd w:val="clear" w:color="auto" w:fill="FFFFFF"/>
          </w:rPr>
          <w:delText>manner</w:delText>
        </w:r>
      </w:del>
      <w:r w:rsidR="00E91C30" w:rsidRPr="004B742B">
        <w:rPr>
          <w:rFonts w:ascii="Times New Roman" w:hAnsi="Times New Roman" w:cs="Times New Roman"/>
          <w:color w:val="000000"/>
          <w:sz w:val="24"/>
          <w:szCs w:val="24"/>
          <w:shd w:val="clear" w:color="auto" w:fill="FFFFFF"/>
        </w:rPr>
        <w:t xml:space="preserve">, this study introduces </w:t>
      </w:r>
      <w:del w:id="212" w:author="周 天行" w:date="2021-12-17T16:06:00Z">
        <w:r w:rsidR="00E91C30" w:rsidRPr="004B742B" w:rsidDel="00A85E00">
          <w:rPr>
            <w:rFonts w:ascii="Times New Roman" w:hAnsi="Times New Roman" w:cs="Times New Roman"/>
            <w:color w:val="000000"/>
            <w:sz w:val="24"/>
            <w:szCs w:val="24"/>
            <w:shd w:val="clear" w:color="auto" w:fill="FFFFFF"/>
          </w:rPr>
          <w:delText xml:space="preserve">a total of </w:delText>
        </w:r>
      </w:del>
      <w:r w:rsidR="00E91C30" w:rsidRPr="004B742B">
        <w:rPr>
          <w:rFonts w:ascii="Times New Roman" w:hAnsi="Times New Roman" w:cs="Times New Roman"/>
          <w:color w:val="000000"/>
          <w:sz w:val="24"/>
          <w:szCs w:val="24"/>
          <w:shd w:val="clear" w:color="auto" w:fill="FFFFFF"/>
        </w:rPr>
        <w:t>7 widely used indicators</w:t>
      </w:r>
      <w:del w:id="213" w:author="周 天行" w:date="2021-12-17T16:07:00Z">
        <w:r w:rsidR="00E91C30" w:rsidRPr="004B742B" w:rsidDel="00A85E00">
          <w:rPr>
            <w:rFonts w:ascii="Times New Roman" w:hAnsi="Times New Roman" w:cs="Times New Roman"/>
            <w:color w:val="000000"/>
            <w:sz w:val="24"/>
            <w:szCs w:val="24"/>
            <w:shd w:val="clear" w:color="auto" w:fill="FFFFFF"/>
          </w:rPr>
          <w:delText>,</w:delText>
        </w:r>
      </w:del>
      <w:r w:rsidR="00E91C30" w:rsidRPr="004B742B">
        <w:rPr>
          <w:rFonts w:ascii="Times New Roman" w:hAnsi="Times New Roman" w:cs="Times New Roman"/>
          <w:color w:val="000000"/>
          <w:sz w:val="24"/>
          <w:szCs w:val="24"/>
          <w:shd w:val="clear" w:color="auto" w:fill="FFFFFF"/>
        </w:rPr>
        <w:t xml:space="preserve"> as follow</w:t>
      </w:r>
      <w:del w:id="214" w:author="周 天行" w:date="2021-12-17T16:06:00Z">
        <w:r w:rsidR="00E91C30" w:rsidRPr="004B742B" w:rsidDel="00A85E00">
          <w:rPr>
            <w:rFonts w:ascii="Times New Roman" w:hAnsi="Times New Roman" w:cs="Times New Roman"/>
            <w:color w:val="000000"/>
            <w:sz w:val="24"/>
            <w:szCs w:val="24"/>
            <w:shd w:val="clear" w:color="auto" w:fill="FFFFFF"/>
          </w:rPr>
          <w:delText>s</w:delText>
        </w:r>
      </w:del>
      <w:r w:rsidR="00E91C30" w:rsidRPr="004B742B">
        <w:rPr>
          <w:rFonts w:ascii="Times New Roman" w:hAnsi="Times New Roman" w:cs="Times New Roman"/>
          <w:color w:val="000000"/>
          <w:sz w:val="24"/>
          <w:szCs w:val="24"/>
          <w:shd w:val="clear" w:color="auto" w:fill="FFFFFF"/>
        </w:rPr>
        <w:t>:</w:t>
      </w:r>
    </w:p>
    <w:p w14:paraId="63D2F4F3" w14:textId="365FC125" w:rsidR="00C403AF" w:rsidRPr="004B742B" w:rsidRDefault="00C403AF" w:rsidP="004B742B">
      <w:pPr>
        <w:spacing w:line="480" w:lineRule="auto"/>
        <w:rPr>
          <w:rFonts w:ascii="Times New Roman" w:hAnsi="Times New Roman" w:cs="Times New Roman"/>
          <w:color w:val="000000"/>
          <w:sz w:val="24"/>
          <w:szCs w:val="24"/>
          <w:shd w:val="clear" w:color="auto" w:fill="FFFFFF"/>
        </w:rPr>
      </w:pPr>
      <m:oMathPara>
        <m:oMath>
          <m:r>
            <w:rPr>
              <w:rFonts w:ascii="Cambria Math" w:hAnsi="Cambria Math" w:cs="Times New Roman"/>
              <w:color w:val="000000"/>
              <w:sz w:val="24"/>
              <w:szCs w:val="24"/>
              <w:shd w:val="clear" w:color="auto" w:fill="FFFFFF"/>
            </w:rPr>
            <m:t xml:space="preserve">Accuracy =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TP+TN</m:t>
              </m:r>
            </m:num>
            <m:den>
              <m:r>
                <w:rPr>
                  <w:rFonts w:ascii="Cambria Math" w:hAnsi="Cambria Math" w:cs="Times New Roman"/>
                  <w:color w:val="000000"/>
                  <w:sz w:val="24"/>
                  <w:szCs w:val="24"/>
                  <w:shd w:val="clear" w:color="auto" w:fill="FFFFFF"/>
                </w:rPr>
                <m:t>TP+TN+FP+FN</m:t>
              </m:r>
            </m:den>
          </m:f>
        </m:oMath>
      </m:oMathPara>
    </w:p>
    <w:p w14:paraId="008D8B07" w14:textId="76362906" w:rsidR="00C403AF" w:rsidRPr="004B742B" w:rsidRDefault="00C403AF" w:rsidP="004B742B">
      <w:pPr>
        <w:spacing w:line="480" w:lineRule="auto"/>
        <w:rPr>
          <w:rFonts w:ascii="Times New Roman" w:hAnsi="Times New Roman" w:cs="Times New Roman"/>
          <w:color w:val="000000"/>
          <w:sz w:val="24"/>
          <w:szCs w:val="24"/>
          <w:shd w:val="clear" w:color="auto" w:fill="FFFFFF"/>
        </w:rPr>
      </w:pPr>
      <m:oMathPara>
        <m:oMath>
          <m:r>
            <w:rPr>
              <w:rFonts w:ascii="Cambria Math" w:hAnsi="Cambria Math" w:cs="Times New Roman"/>
              <w:color w:val="000000"/>
              <w:sz w:val="24"/>
              <w:szCs w:val="24"/>
              <w:shd w:val="clear" w:color="auto" w:fill="FFFFFF"/>
            </w:rPr>
            <m:t xml:space="preserve">Precision=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TP</m:t>
              </m:r>
            </m:num>
            <m:den>
              <m:r>
                <w:rPr>
                  <w:rFonts w:ascii="Cambria Math" w:hAnsi="Cambria Math" w:cs="Times New Roman"/>
                  <w:color w:val="000000"/>
                  <w:sz w:val="24"/>
                  <w:szCs w:val="24"/>
                  <w:shd w:val="clear" w:color="auto" w:fill="FFFFFF"/>
                </w:rPr>
                <m:t>TP+FP</m:t>
              </m:r>
            </m:den>
          </m:f>
        </m:oMath>
      </m:oMathPara>
    </w:p>
    <w:p w14:paraId="4FBA1DB0" w14:textId="7B2936F3" w:rsidR="00C403AF" w:rsidRPr="004B742B" w:rsidRDefault="00C403AF" w:rsidP="004B742B">
      <w:pPr>
        <w:spacing w:line="480" w:lineRule="auto"/>
        <w:rPr>
          <w:rFonts w:ascii="Times New Roman" w:hAnsi="Times New Roman" w:cs="Times New Roman"/>
          <w:color w:val="000000"/>
          <w:sz w:val="24"/>
          <w:szCs w:val="24"/>
          <w:shd w:val="clear" w:color="auto" w:fill="FFFFFF"/>
        </w:rPr>
      </w:pPr>
      <m:oMathPara>
        <m:oMath>
          <m:r>
            <w:rPr>
              <w:rFonts w:ascii="Cambria Math" w:hAnsi="Cambria Math" w:cs="Times New Roman"/>
              <w:color w:val="000000"/>
              <w:sz w:val="24"/>
              <w:szCs w:val="24"/>
              <w:shd w:val="clear" w:color="auto" w:fill="FFFFFF"/>
            </w:rPr>
            <m:t xml:space="preserve">Recall=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TP</m:t>
              </m:r>
            </m:num>
            <m:den>
              <m:r>
                <w:rPr>
                  <w:rFonts w:ascii="Cambria Math" w:hAnsi="Cambria Math" w:cs="Times New Roman"/>
                  <w:color w:val="000000"/>
                  <w:sz w:val="24"/>
                  <w:szCs w:val="24"/>
                  <w:shd w:val="clear" w:color="auto" w:fill="FFFFFF"/>
                </w:rPr>
                <m:t>TP+FN</m:t>
              </m:r>
            </m:den>
          </m:f>
        </m:oMath>
      </m:oMathPara>
    </w:p>
    <w:p w14:paraId="4473DE9E" w14:textId="33659941" w:rsidR="00C403AF" w:rsidRPr="004B742B" w:rsidRDefault="00C403AF" w:rsidP="004B742B">
      <w:pPr>
        <w:spacing w:line="480" w:lineRule="auto"/>
        <w:rPr>
          <w:rFonts w:ascii="Times New Roman" w:hAnsi="Times New Roman" w:cs="Times New Roman"/>
          <w:color w:val="000000"/>
          <w:sz w:val="24"/>
          <w:szCs w:val="24"/>
          <w:shd w:val="clear" w:color="auto" w:fill="FFFFFF"/>
        </w:rPr>
      </w:pPr>
      <m:oMathPara>
        <m:oMath>
          <m:r>
            <w:rPr>
              <w:rFonts w:ascii="Cambria Math" w:hAnsi="Cambria Math" w:cs="Times New Roman"/>
              <w:color w:val="000000"/>
              <w:sz w:val="24"/>
              <w:szCs w:val="24"/>
              <w:shd w:val="clear" w:color="auto" w:fill="FFFFFF"/>
            </w:rPr>
            <m:t xml:space="preserve">F1=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2×TP</m:t>
              </m:r>
            </m:num>
            <m:den>
              <m:r>
                <w:rPr>
                  <w:rFonts w:ascii="Cambria Math" w:hAnsi="Cambria Math" w:cs="Times New Roman"/>
                  <w:color w:val="000000"/>
                  <w:sz w:val="24"/>
                  <w:szCs w:val="24"/>
                  <w:shd w:val="clear" w:color="auto" w:fill="FFFFFF"/>
                </w:rPr>
                <m:t>2TP+FN+FP</m:t>
              </m:r>
            </m:den>
          </m:f>
        </m:oMath>
      </m:oMathPara>
    </w:p>
    <w:p w14:paraId="37FDEDCA" w14:textId="39489469" w:rsidR="009C3F1A" w:rsidRPr="004B742B" w:rsidRDefault="00ED3D79" w:rsidP="004B742B">
      <w:pPr>
        <w:spacing w:line="480" w:lineRule="auto"/>
        <w:rPr>
          <w:rFonts w:ascii="Times New Roman" w:hAnsi="Times New Roman" w:cs="Times New Roman"/>
          <w:color w:val="000000"/>
          <w:sz w:val="24"/>
          <w:szCs w:val="24"/>
          <w:shd w:val="clear" w:color="auto" w:fill="FFFFFF"/>
        </w:rPr>
      </w:pPr>
      <m:oMathPara>
        <m:oMath>
          <m:r>
            <w:rPr>
              <w:rFonts w:ascii="Cambria Math" w:hAnsi="Cambria Math" w:cs="Times New Roman"/>
              <w:color w:val="000000"/>
              <w:sz w:val="24"/>
              <w:szCs w:val="24"/>
              <w:shd w:val="clear" w:color="auto" w:fill="FFFFFF"/>
            </w:rPr>
            <m:t xml:space="preserve">Matthews correlation coefficient = </m:t>
          </m:r>
          <m:f>
            <m:fPr>
              <m:ctrlPr>
                <w:rPr>
                  <w:rFonts w:ascii="Cambria Math" w:hAnsi="Cambria Math" w:cs="Times New Roman"/>
                  <w:i/>
                  <w:color w:val="000000"/>
                  <w:sz w:val="24"/>
                  <w:szCs w:val="24"/>
                  <w:shd w:val="clear" w:color="auto" w:fill="FFFFFF"/>
                </w:rPr>
              </m:ctrlPr>
            </m:fPr>
            <m:num>
              <m:r>
                <w:rPr>
                  <w:rFonts w:ascii="Cambria Math" w:hAnsi="Cambria Math" w:cs="Times New Roman"/>
                  <w:color w:val="000000"/>
                  <w:sz w:val="24"/>
                  <w:szCs w:val="24"/>
                  <w:shd w:val="clear" w:color="auto" w:fill="FFFFFF"/>
                </w:rPr>
                <m:t>TP×TN-FP×FN</m:t>
              </m:r>
            </m:num>
            <m:den>
              <m:rad>
                <m:radPr>
                  <m:degHide m:val="1"/>
                  <m:ctrlPr>
                    <w:rPr>
                      <w:rFonts w:ascii="Cambria Math" w:hAnsi="Cambria Math" w:cs="Times New Roman"/>
                      <w:i/>
                      <w:color w:val="000000"/>
                      <w:sz w:val="24"/>
                      <w:szCs w:val="24"/>
                      <w:shd w:val="clear" w:color="auto" w:fill="FFFFFF"/>
                    </w:rPr>
                  </m:ctrlPr>
                </m:radPr>
                <m:deg/>
                <m:e>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TP+TP</m:t>
                      </m:r>
                    </m:e>
                  </m:d>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TP+FN</m:t>
                      </m:r>
                    </m:e>
                  </m:d>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TN+FP</m:t>
                      </m:r>
                    </m:e>
                  </m:d>
                  <m:d>
                    <m:dPr>
                      <m:ctrlPr>
                        <w:rPr>
                          <w:rFonts w:ascii="Cambria Math" w:hAnsi="Cambria Math" w:cs="Times New Roman"/>
                          <w:i/>
                          <w:color w:val="000000"/>
                          <w:sz w:val="24"/>
                          <w:szCs w:val="24"/>
                          <w:shd w:val="clear" w:color="auto" w:fill="FFFFFF"/>
                        </w:rPr>
                      </m:ctrlPr>
                    </m:dPr>
                    <m:e>
                      <m:r>
                        <w:rPr>
                          <w:rFonts w:ascii="Cambria Math" w:hAnsi="Cambria Math" w:cs="Times New Roman"/>
                          <w:color w:val="000000"/>
                          <w:sz w:val="24"/>
                          <w:szCs w:val="24"/>
                          <w:shd w:val="clear" w:color="auto" w:fill="FFFFFF"/>
                        </w:rPr>
                        <m:t>TN+PN</m:t>
                      </m:r>
                    </m:e>
                  </m:d>
                </m:e>
              </m:rad>
            </m:den>
          </m:f>
        </m:oMath>
      </m:oMathPara>
    </w:p>
    <w:p w14:paraId="5E994601" w14:textId="304DE263" w:rsidR="00E91C30" w:rsidRPr="004B742B" w:rsidRDefault="000D4B32" w:rsidP="004B742B">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color w:val="000000"/>
          <w:sz w:val="24"/>
          <w:szCs w:val="24"/>
          <w:shd w:val="clear" w:color="auto" w:fill="FFFFFF"/>
        </w:rPr>
        <w:tab/>
      </w:r>
      <w:del w:id="215" w:author="周 天行" w:date="2021-12-17T16:08:00Z">
        <w:r w:rsidR="00E91C30" w:rsidRPr="004B742B" w:rsidDel="00A85E00">
          <w:rPr>
            <w:rFonts w:ascii="Times New Roman" w:hAnsi="Times New Roman" w:cs="Times New Roman"/>
            <w:color w:val="000000"/>
            <w:sz w:val="24"/>
            <w:szCs w:val="24"/>
            <w:shd w:val="clear" w:color="auto" w:fill="FFFFFF"/>
          </w:rPr>
          <w:delText xml:space="preserve">. </w:delText>
        </w:r>
      </w:del>
      <w:r w:rsidR="00E91C30" w:rsidRPr="004B742B">
        <w:rPr>
          <w:rFonts w:ascii="Times New Roman" w:hAnsi="Times New Roman" w:cs="Times New Roman"/>
          <w:color w:val="000000"/>
          <w:sz w:val="24"/>
          <w:szCs w:val="24"/>
          <w:shd w:val="clear" w:color="auto" w:fill="FFFFFF"/>
        </w:rPr>
        <w:t xml:space="preserve">The above indicators </w:t>
      </w:r>
      <w:r w:rsidR="00995DAF" w:rsidRPr="004B742B">
        <w:rPr>
          <w:rFonts w:ascii="Times New Roman" w:hAnsi="Times New Roman" w:cs="Times New Roman"/>
          <w:color w:val="000000"/>
          <w:sz w:val="24"/>
          <w:szCs w:val="24"/>
          <w:shd w:val="clear" w:color="auto" w:fill="FFFFFF"/>
        </w:rPr>
        <w:t>were</w:t>
      </w:r>
      <w:r w:rsidR="00E91C30" w:rsidRPr="004B742B">
        <w:rPr>
          <w:rFonts w:ascii="Times New Roman" w:hAnsi="Times New Roman" w:cs="Times New Roman"/>
          <w:color w:val="000000"/>
          <w:sz w:val="24"/>
          <w:szCs w:val="24"/>
          <w:shd w:val="clear" w:color="auto" w:fill="FFFFFF"/>
        </w:rPr>
        <w:t xml:space="preserve"> all calculated </w:t>
      </w:r>
      <w:del w:id="216" w:author="周 天行" w:date="2021-12-17T16:08:00Z">
        <w:r w:rsidR="00E91C30" w:rsidRPr="004B742B" w:rsidDel="00A85E00">
          <w:rPr>
            <w:rFonts w:ascii="Times New Roman" w:hAnsi="Times New Roman" w:cs="Times New Roman"/>
            <w:color w:val="000000"/>
            <w:sz w:val="24"/>
            <w:szCs w:val="24"/>
            <w:shd w:val="clear" w:color="auto" w:fill="FFFFFF"/>
          </w:rPr>
          <w:delText xml:space="preserve">by </w:delText>
        </w:r>
      </w:del>
      <w:ins w:id="217" w:author="周 天行" w:date="2021-12-17T16:08:00Z">
        <w:r w:rsidR="00A85E00">
          <w:rPr>
            <w:rFonts w:ascii="Times New Roman" w:hAnsi="Times New Roman" w:cs="Times New Roman"/>
            <w:color w:val="000000"/>
            <w:sz w:val="24"/>
            <w:szCs w:val="24"/>
            <w:shd w:val="clear" w:color="auto" w:fill="FFFFFF"/>
          </w:rPr>
          <w:t>based on</w:t>
        </w:r>
        <w:r w:rsidR="00A85E00" w:rsidRPr="004B742B">
          <w:rPr>
            <w:rFonts w:ascii="Times New Roman" w:hAnsi="Times New Roman" w:cs="Times New Roman"/>
            <w:color w:val="000000"/>
            <w:sz w:val="24"/>
            <w:szCs w:val="24"/>
            <w:shd w:val="clear" w:color="auto" w:fill="FFFFFF"/>
          </w:rPr>
          <w:t xml:space="preserve"> </w:t>
        </w:r>
      </w:ins>
      <w:r w:rsidR="00E91C30" w:rsidRPr="004B742B">
        <w:rPr>
          <w:rFonts w:ascii="Times New Roman" w:hAnsi="Times New Roman" w:cs="Times New Roman"/>
          <w:color w:val="000000"/>
          <w:sz w:val="24"/>
          <w:szCs w:val="24"/>
          <w:shd w:val="clear" w:color="auto" w:fill="FFFFFF"/>
        </w:rPr>
        <w:t>scikit-learn 0.24.2</w:t>
      </w:r>
      <w:r w:rsidR="00E91C30" w:rsidRPr="004B742B">
        <w:rPr>
          <w:rFonts w:ascii="Times New Roman" w:hAnsi="Times New Roman" w:cs="Times New Roman"/>
          <w:sz w:val="24"/>
          <w:szCs w:val="24"/>
        </w:rPr>
        <w:fldChar w:fldCharType="begin"/>
      </w:r>
      <w:r w:rsidR="00A87750" w:rsidRPr="004B742B">
        <w:rPr>
          <w:rFonts w:ascii="Times New Roman" w:hAnsi="Times New Roman" w:cs="Times New Roman"/>
          <w:sz w:val="24"/>
          <w:szCs w:val="24"/>
        </w:rPr>
        <w:instrText xml:space="preserve"> ADDIN EN.CITE &lt;EndNote&gt;&lt;Cite&gt;&lt;Author&gt;Buitinck&lt;/Author&gt;&lt;Year&gt;2013&lt;/Year&gt;&lt;RecNum&gt;7&lt;/RecNum&gt;&lt;DisplayText&gt;&lt;style face="superscript"&gt;[29]&lt;/style&gt;&lt;/DisplayText&gt;&lt;record&gt;&lt;rec-number&gt;7&lt;/rec-number&gt;&lt;foreign-keys&gt;&lt;key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E91C30" w:rsidRPr="004B742B">
        <w:rPr>
          <w:rFonts w:ascii="Times New Roman" w:hAnsi="Times New Roman" w:cs="Times New Roman"/>
          <w:sz w:val="24"/>
          <w:szCs w:val="24"/>
        </w:rPr>
        <w:fldChar w:fldCharType="separate"/>
      </w:r>
      <w:r w:rsidR="00A87750" w:rsidRPr="004B742B">
        <w:rPr>
          <w:rFonts w:ascii="Times New Roman" w:hAnsi="Times New Roman" w:cs="Times New Roman"/>
          <w:noProof/>
          <w:sz w:val="24"/>
          <w:szCs w:val="24"/>
          <w:vertAlign w:val="superscript"/>
        </w:rPr>
        <w:t>[29]</w:t>
      </w:r>
      <w:r w:rsidR="00E91C30" w:rsidRPr="004B742B">
        <w:rPr>
          <w:rFonts w:ascii="Times New Roman" w:hAnsi="Times New Roman" w:cs="Times New Roman"/>
          <w:sz w:val="24"/>
          <w:szCs w:val="24"/>
        </w:rPr>
        <w:fldChar w:fldCharType="end"/>
      </w:r>
      <w:r w:rsidR="00E91C30" w:rsidRPr="004B742B">
        <w:rPr>
          <w:rFonts w:ascii="Times New Roman" w:hAnsi="Times New Roman" w:cs="Times New Roman"/>
          <w:color w:val="000000"/>
          <w:sz w:val="24"/>
          <w:szCs w:val="24"/>
          <w:shd w:val="clear" w:color="auto" w:fill="FFFFFF"/>
        </w:rPr>
        <w:t xml:space="preserve">. </w:t>
      </w:r>
      <w:bookmarkStart w:id="218" w:name="OLE_LINK29"/>
      <w:r w:rsidR="00995DAF" w:rsidRPr="004B742B">
        <w:rPr>
          <w:rFonts w:ascii="Times New Roman" w:hAnsi="Times New Roman" w:cs="Times New Roman"/>
          <w:color w:val="000000"/>
          <w:sz w:val="24"/>
          <w:szCs w:val="24"/>
          <w:shd w:val="clear" w:color="auto" w:fill="FFFFFF"/>
        </w:rPr>
        <w:t>T</w:t>
      </w:r>
      <w:r w:rsidR="00E91C30" w:rsidRPr="004B742B">
        <w:rPr>
          <w:rFonts w:ascii="Times New Roman" w:hAnsi="Times New Roman" w:cs="Times New Roman"/>
          <w:color w:val="000000"/>
          <w:sz w:val="24"/>
          <w:szCs w:val="24"/>
          <w:shd w:val="clear" w:color="auto" w:fill="FFFFFF"/>
        </w:rPr>
        <w:t>he closer the AUC value is to 1, the better the comprehensive classification effect</w:t>
      </w:r>
      <w:ins w:id="219" w:author="周 天行" w:date="2021-12-17T16:09:00Z">
        <w:r w:rsidR="00A85E00">
          <w:rPr>
            <w:rFonts w:ascii="Times New Roman" w:hAnsi="Times New Roman" w:cs="Times New Roman"/>
            <w:color w:val="000000"/>
            <w:sz w:val="24"/>
            <w:szCs w:val="24"/>
            <w:shd w:val="clear" w:color="auto" w:fill="FFFFFF"/>
          </w:rPr>
          <w:t xml:space="preserve"> is</w:t>
        </w:r>
      </w:ins>
      <w:r w:rsidR="00E91C30" w:rsidRPr="004B742B">
        <w:rPr>
          <w:rFonts w:ascii="Times New Roman" w:hAnsi="Times New Roman" w:cs="Times New Roman"/>
          <w:color w:val="000000"/>
          <w:sz w:val="24"/>
          <w:szCs w:val="24"/>
          <w:shd w:val="clear" w:color="auto" w:fill="FFFFFF"/>
        </w:rPr>
        <w:t xml:space="preserve">. </w:t>
      </w:r>
      <w:bookmarkEnd w:id="218"/>
      <w:r w:rsidR="00E91C30" w:rsidRPr="004B742B">
        <w:rPr>
          <w:rFonts w:ascii="Times New Roman" w:hAnsi="Times New Roman" w:cs="Times New Roman"/>
          <w:color w:val="000000"/>
          <w:sz w:val="24"/>
          <w:szCs w:val="24"/>
          <w:shd w:val="clear" w:color="auto" w:fill="FFFFFF"/>
        </w:rPr>
        <w:t xml:space="preserve">If </w:t>
      </w:r>
      <w:del w:id="220" w:author="周 天行" w:date="2021-12-17T16:09:00Z">
        <w:r w:rsidR="00E91C30" w:rsidRPr="004B742B" w:rsidDel="00A85E00">
          <w:rPr>
            <w:rFonts w:ascii="Times New Roman" w:hAnsi="Times New Roman" w:cs="Times New Roman"/>
            <w:color w:val="000000"/>
            <w:sz w:val="24"/>
            <w:szCs w:val="24"/>
            <w:shd w:val="clear" w:color="auto" w:fill="FFFFFF"/>
          </w:rPr>
          <w:delText xml:space="preserve">it </w:delText>
        </w:r>
      </w:del>
      <w:ins w:id="221" w:author="周 天行" w:date="2021-12-17T16:09:00Z">
        <w:r w:rsidR="00A85E00">
          <w:rPr>
            <w:rFonts w:ascii="Times New Roman" w:hAnsi="Times New Roman" w:cs="Times New Roman"/>
            <w:color w:val="000000"/>
            <w:sz w:val="24"/>
            <w:szCs w:val="24"/>
            <w:shd w:val="clear" w:color="auto" w:fill="FFFFFF"/>
          </w:rPr>
          <w:t>the value</w:t>
        </w:r>
        <w:r w:rsidR="00A85E00" w:rsidRPr="004B742B">
          <w:rPr>
            <w:rFonts w:ascii="Times New Roman" w:hAnsi="Times New Roman" w:cs="Times New Roman"/>
            <w:color w:val="000000"/>
            <w:sz w:val="24"/>
            <w:szCs w:val="24"/>
            <w:shd w:val="clear" w:color="auto" w:fill="FFFFFF"/>
          </w:rPr>
          <w:t xml:space="preserve"> </w:t>
        </w:r>
      </w:ins>
      <w:r w:rsidR="00E91C30" w:rsidRPr="004B742B">
        <w:rPr>
          <w:rFonts w:ascii="Times New Roman" w:hAnsi="Times New Roman" w:cs="Times New Roman"/>
          <w:color w:val="000000"/>
          <w:sz w:val="24"/>
          <w:szCs w:val="24"/>
          <w:shd w:val="clear" w:color="auto" w:fill="FFFFFF"/>
        </w:rPr>
        <w:t xml:space="preserve">is 0.5, </w:t>
      </w:r>
      <w:del w:id="222" w:author="周 天行" w:date="2021-12-17T16:09:00Z">
        <w:r w:rsidR="00E91C30" w:rsidRPr="004B742B" w:rsidDel="00A85E00">
          <w:rPr>
            <w:rFonts w:ascii="Times New Roman" w:hAnsi="Times New Roman" w:cs="Times New Roman"/>
            <w:color w:val="000000"/>
            <w:sz w:val="24"/>
            <w:szCs w:val="24"/>
            <w:shd w:val="clear" w:color="auto" w:fill="FFFFFF"/>
          </w:rPr>
          <w:delText>it</w:delText>
        </w:r>
      </w:del>
      <w:ins w:id="223" w:author="周 天行" w:date="2021-12-17T16:09:00Z">
        <w:r w:rsidR="00A85E00">
          <w:rPr>
            <w:rFonts w:ascii="Times New Roman" w:hAnsi="Times New Roman" w:cs="Times New Roman"/>
            <w:color w:val="000000"/>
            <w:sz w:val="24"/>
            <w:szCs w:val="24"/>
            <w:shd w:val="clear" w:color="auto" w:fill="FFFFFF"/>
          </w:rPr>
          <w:t>which</w:t>
        </w:r>
      </w:ins>
      <w:r w:rsidR="00E91C30" w:rsidRPr="004B742B">
        <w:rPr>
          <w:rFonts w:ascii="Times New Roman" w:hAnsi="Times New Roman" w:cs="Times New Roman"/>
          <w:color w:val="000000"/>
          <w:sz w:val="24"/>
          <w:szCs w:val="24"/>
          <w:shd w:val="clear" w:color="auto" w:fill="FFFFFF"/>
        </w:rPr>
        <w:t xml:space="preserve"> means that there is no difference from the random classifier</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 xml:space="preserve"> </w:t>
      </w:r>
      <w:bookmarkStart w:id="224" w:name="OLE_LINK30"/>
      <w:r w:rsidR="00E91C30" w:rsidRPr="004B742B">
        <w:rPr>
          <w:rFonts w:ascii="Times New Roman" w:hAnsi="Times New Roman" w:cs="Times New Roman"/>
          <w:color w:val="000000"/>
          <w:sz w:val="24"/>
          <w:szCs w:val="24"/>
          <w:shd w:val="clear" w:color="auto" w:fill="FFFFFF"/>
        </w:rPr>
        <w:t>The Matthews correlation coefficient</w:t>
      </w:r>
      <w:ins w:id="225" w:author="周 天行" w:date="2021-12-17T16:10:00Z">
        <w:r w:rsidR="00A85E00">
          <w:rPr>
            <w:rFonts w:ascii="Times New Roman" w:hAnsi="Times New Roman" w:cs="Times New Roman"/>
            <w:color w:val="000000"/>
            <w:sz w:val="24"/>
            <w:szCs w:val="24"/>
            <w:shd w:val="clear" w:color="auto" w:fill="FFFFFF"/>
          </w:rPr>
          <w:t xml:space="preserve"> </w:t>
        </w:r>
      </w:ins>
      <w:r w:rsidR="00995DAF" w:rsidRPr="004B742B">
        <w:rPr>
          <w:rFonts w:ascii="Times New Roman" w:hAnsi="Times New Roman" w:cs="Times New Roman"/>
          <w:color w:val="000000"/>
          <w:sz w:val="24"/>
          <w:szCs w:val="24"/>
          <w:shd w:val="clear" w:color="auto" w:fill="FFFFFF"/>
        </w:rPr>
        <w:t>(MCC)</w:t>
      </w:r>
      <w:r w:rsidR="00E91C30" w:rsidRPr="004B742B">
        <w:rPr>
          <w:rFonts w:ascii="Times New Roman" w:hAnsi="Times New Roman" w:cs="Times New Roman"/>
          <w:color w:val="000000"/>
          <w:sz w:val="24"/>
          <w:szCs w:val="24"/>
          <w:shd w:val="clear" w:color="auto" w:fill="FFFFFF"/>
        </w:rPr>
        <w:t xml:space="preserve"> is used in machine learning as a measure of the quality of </w:t>
      </w:r>
      <w:ins w:id="226" w:author="周 天行" w:date="2021-12-17T16:10:00Z">
        <w:r w:rsidR="00A85E00">
          <w:rPr>
            <w:rFonts w:ascii="Times New Roman" w:hAnsi="Times New Roman" w:cs="Times New Roman"/>
            <w:color w:val="000000"/>
            <w:sz w:val="24"/>
            <w:szCs w:val="24"/>
            <w:shd w:val="clear" w:color="auto" w:fill="FFFFFF"/>
          </w:rPr>
          <w:t xml:space="preserve">the </w:t>
        </w:r>
      </w:ins>
      <w:r w:rsidR="00E91C30" w:rsidRPr="004B742B">
        <w:rPr>
          <w:rFonts w:ascii="Times New Roman" w:hAnsi="Times New Roman" w:cs="Times New Roman"/>
          <w:color w:val="000000"/>
          <w:sz w:val="24"/>
          <w:szCs w:val="24"/>
          <w:shd w:val="clear" w:color="auto" w:fill="FFFFFF"/>
        </w:rPr>
        <w:t xml:space="preserve">binary and multiclass classifications. </w:t>
      </w:r>
      <w:bookmarkEnd w:id="224"/>
      <w:r w:rsidR="00E91C30" w:rsidRPr="004B742B">
        <w:rPr>
          <w:rFonts w:ascii="Times New Roman" w:hAnsi="Times New Roman" w:cs="Times New Roman"/>
          <w:color w:val="000000"/>
          <w:sz w:val="24"/>
          <w:szCs w:val="24"/>
          <w:shd w:val="clear" w:color="auto" w:fill="FFFFFF"/>
        </w:rPr>
        <w:t xml:space="preserve">It takes </w:t>
      </w:r>
      <w:ins w:id="227" w:author="周 天行" w:date="2021-12-17T16:12:00Z">
        <w:r w:rsidR="007613A3" w:rsidRPr="004B742B">
          <w:rPr>
            <w:rFonts w:ascii="Times New Roman" w:hAnsi="Times New Roman" w:cs="Times New Roman"/>
            <w:color w:val="000000"/>
            <w:sz w:val="24"/>
            <w:szCs w:val="24"/>
            <w:shd w:val="clear" w:color="auto" w:fill="FFFFFF"/>
          </w:rPr>
          <w:t xml:space="preserve">true </w:t>
        </w:r>
      </w:ins>
      <w:ins w:id="228" w:author="周 天行" w:date="2021-12-17T16:13:00Z">
        <w:r w:rsidR="007613A3">
          <w:rPr>
            <w:rFonts w:ascii="Times New Roman" w:hAnsi="Times New Roman" w:cs="Times New Roman"/>
            <w:color w:val="000000"/>
            <w:sz w:val="24"/>
            <w:szCs w:val="24"/>
            <w:shd w:val="clear" w:color="auto" w:fill="FFFFFF"/>
          </w:rPr>
          <w:t>&amp;</w:t>
        </w:r>
      </w:ins>
      <w:ins w:id="229" w:author="周 天行" w:date="2021-12-17T16:12:00Z">
        <w:r w:rsidR="007613A3" w:rsidRPr="004B742B">
          <w:rPr>
            <w:rFonts w:ascii="Times New Roman" w:hAnsi="Times New Roman" w:cs="Times New Roman"/>
            <w:color w:val="000000"/>
            <w:sz w:val="24"/>
            <w:szCs w:val="24"/>
            <w:shd w:val="clear" w:color="auto" w:fill="FFFFFF"/>
          </w:rPr>
          <w:t xml:space="preserve"> false</w:t>
        </w:r>
      </w:ins>
      <w:ins w:id="230" w:author="周 天行" w:date="2021-12-17T16:13:00Z">
        <w:r w:rsidR="007613A3">
          <w:rPr>
            <w:rFonts w:ascii="Times New Roman" w:hAnsi="Times New Roman" w:cs="Times New Roman"/>
            <w:color w:val="000000"/>
            <w:sz w:val="24"/>
            <w:szCs w:val="24"/>
            <w:shd w:val="clear" w:color="auto" w:fill="FFFFFF"/>
          </w:rPr>
          <w:t>,</w:t>
        </w:r>
      </w:ins>
      <w:ins w:id="231" w:author="周 天行" w:date="2021-12-17T16:12:00Z">
        <w:r w:rsidR="007613A3" w:rsidRPr="004B742B">
          <w:rPr>
            <w:rFonts w:ascii="Times New Roman" w:hAnsi="Times New Roman" w:cs="Times New Roman"/>
            <w:color w:val="000000"/>
            <w:sz w:val="24"/>
            <w:szCs w:val="24"/>
            <w:shd w:val="clear" w:color="auto" w:fill="FFFFFF"/>
          </w:rPr>
          <w:t xml:space="preserve"> </w:t>
        </w:r>
      </w:ins>
      <w:ins w:id="232" w:author="周 天行" w:date="2021-12-17T16:13:00Z">
        <w:r w:rsidR="007613A3">
          <w:rPr>
            <w:rFonts w:ascii="Times New Roman" w:hAnsi="Times New Roman" w:cs="Times New Roman"/>
            <w:color w:val="000000"/>
            <w:sz w:val="24"/>
            <w:szCs w:val="24"/>
            <w:shd w:val="clear" w:color="auto" w:fill="FFFFFF"/>
          </w:rPr>
          <w:t xml:space="preserve">and </w:t>
        </w:r>
      </w:ins>
      <w:ins w:id="233" w:author="周 天行" w:date="2021-12-17T16:12:00Z">
        <w:r w:rsidR="007613A3" w:rsidRPr="004B742B">
          <w:rPr>
            <w:rFonts w:ascii="Times New Roman" w:hAnsi="Times New Roman" w:cs="Times New Roman"/>
            <w:color w:val="000000"/>
            <w:sz w:val="24"/>
            <w:szCs w:val="24"/>
            <w:shd w:val="clear" w:color="auto" w:fill="FFFFFF"/>
          </w:rPr>
          <w:t xml:space="preserve">positives </w:t>
        </w:r>
      </w:ins>
      <w:ins w:id="234" w:author="周 天行" w:date="2021-12-17T16:13:00Z">
        <w:r w:rsidR="007613A3">
          <w:rPr>
            <w:rFonts w:ascii="Times New Roman" w:hAnsi="Times New Roman" w:cs="Times New Roman"/>
            <w:color w:val="000000"/>
            <w:sz w:val="24"/>
            <w:szCs w:val="24"/>
            <w:shd w:val="clear" w:color="auto" w:fill="FFFFFF"/>
          </w:rPr>
          <w:t>&amp;</w:t>
        </w:r>
      </w:ins>
      <w:ins w:id="235" w:author="周 天行" w:date="2021-12-17T16:12:00Z">
        <w:r w:rsidR="007613A3" w:rsidRPr="004B742B">
          <w:rPr>
            <w:rFonts w:ascii="Times New Roman" w:hAnsi="Times New Roman" w:cs="Times New Roman"/>
            <w:color w:val="000000"/>
            <w:sz w:val="24"/>
            <w:szCs w:val="24"/>
            <w:shd w:val="clear" w:color="auto" w:fill="FFFFFF"/>
          </w:rPr>
          <w:t xml:space="preserve"> negatives </w:t>
        </w:r>
      </w:ins>
      <w:r w:rsidR="00E91C30" w:rsidRPr="004B742B">
        <w:rPr>
          <w:rFonts w:ascii="Times New Roman" w:hAnsi="Times New Roman" w:cs="Times New Roman"/>
          <w:color w:val="000000"/>
          <w:sz w:val="24"/>
          <w:szCs w:val="24"/>
          <w:shd w:val="clear" w:color="auto" w:fill="FFFFFF"/>
        </w:rPr>
        <w:t>into account</w:t>
      </w:r>
      <w:ins w:id="236" w:author="周 天行" w:date="2021-12-17T16:13:00Z">
        <w:r w:rsidR="007613A3">
          <w:rPr>
            <w:rFonts w:ascii="Times New Roman" w:hAnsi="Times New Roman" w:cs="Times New Roman"/>
            <w:color w:val="000000"/>
            <w:sz w:val="24"/>
            <w:szCs w:val="24"/>
            <w:shd w:val="clear" w:color="auto" w:fill="FFFFFF"/>
          </w:rPr>
          <w:t>,</w:t>
        </w:r>
      </w:ins>
      <w:r w:rsidR="00E91C30" w:rsidRPr="004B742B">
        <w:rPr>
          <w:rFonts w:ascii="Times New Roman" w:hAnsi="Times New Roman" w:cs="Times New Roman"/>
          <w:color w:val="000000"/>
          <w:sz w:val="24"/>
          <w:szCs w:val="24"/>
          <w:shd w:val="clear" w:color="auto" w:fill="FFFFFF"/>
        </w:rPr>
        <w:t xml:space="preserve"> </w:t>
      </w:r>
      <w:del w:id="237" w:author="周 天行" w:date="2021-12-17T16:12:00Z">
        <w:r w:rsidR="00E91C30" w:rsidRPr="004B742B" w:rsidDel="007613A3">
          <w:rPr>
            <w:rFonts w:ascii="Times New Roman" w:hAnsi="Times New Roman" w:cs="Times New Roman"/>
            <w:color w:val="000000"/>
            <w:sz w:val="24"/>
            <w:szCs w:val="24"/>
            <w:shd w:val="clear" w:color="auto" w:fill="FFFFFF"/>
          </w:rPr>
          <w:delText xml:space="preserve">true and false positives and negatives </w:delText>
        </w:r>
      </w:del>
      <w:r w:rsidR="00E91C30" w:rsidRPr="004B742B">
        <w:rPr>
          <w:rFonts w:ascii="Times New Roman" w:hAnsi="Times New Roman" w:cs="Times New Roman"/>
          <w:color w:val="000000"/>
          <w:sz w:val="24"/>
          <w:szCs w:val="24"/>
          <w:shd w:val="clear" w:color="auto" w:fill="FFFFFF"/>
        </w:rPr>
        <w:t xml:space="preserve">and is </w:t>
      </w:r>
      <w:r w:rsidR="00E91C30" w:rsidRPr="004B742B">
        <w:rPr>
          <w:rFonts w:ascii="Times New Roman" w:hAnsi="Times New Roman" w:cs="Times New Roman"/>
          <w:color w:val="000000"/>
          <w:sz w:val="24"/>
          <w:szCs w:val="24"/>
          <w:shd w:val="clear" w:color="auto" w:fill="FFFFFF"/>
        </w:rPr>
        <w:lastRenderedPageBreak/>
        <w:t xml:space="preserve">generally regarded as a balanced measure which can be used even if the classes are of </w:t>
      </w:r>
      <w:del w:id="238" w:author="周 天行" w:date="2021-12-17T16:12:00Z">
        <w:r w:rsidR="00E91C30" w:rsidRPr="004B742B" w:rsidDel="007613A3">
          <w:rPr>
            <w:rFonts w:ascii="Times New Roman" w:hAnsi="Times New Roman" w:cs="Times New Roman"/>
            <w:color w:val="000000"/>
            <w:sz w:val="24"/>
            <w:szCs w:val="24"/>
            <w:shd w:val="clear" w:color="auto" w:fill="FFFFFF"/>
          </w:rPr>
          <w:delText xml:space="preserve">very </w:delText>
        </w:r>
      </w:del>
      <w:ins w:id="239" w:author="周 天行" w:date="2021-12-17T16:12:00Z">
        <w:r w:rsidR="007613A3">
          <w:rPr>
            <w:rFonts w:ascii="Times New Roman" w:hAnsi="Times New Roman" w:cs="Times New Roman"/>
            <w:color w:val="000000"/>
            <w:sz w:val="24"/>
            <w:szCs w:val="24"/>
            <w:shd w:val="clear" w:color="auto" w:fill="FFFFFF"/>
          </w:rPr>
          <w:t>quite</w:t>
        </w:r>
        <w:r w:rsidR="007613A3" w:rsidRPr="004B742B">
          <w:rPr>
            <w:rFonts w:ascii="Times New Roman" w:hAnsi="Times New Roman" w:cs="Times New Roman"/>
            <w:color w:val="000000"/>
            <w:sz w:val="24"/>
            <w:szCs w:val="24"/>
            <w:shd w:val="clear" w:color="auto" w:fill="FFFFFF"/>
          </w:rPr>
          <w:t xml:space="preserve"> </w:t>
        </w:r>
      </w:ins>
      <w:r w:rsidR="00E91C30" w:rsidRPr="004B742B">
        <w:rPr>
          <w:rFonts w:ascii="Times New Roman" w:hAnsi="Times New Roman" w:cs="Times New Roman"/>
          <w:color w:val="000000"/>
          <w:sz w:val="24"/>
          <w:szCs w:val="24"/>
          <w:shd w:val="clear" w:color="auto" w:fill="FFFFFF"/>
        </w:rPr>
        <w:t xml:space="preserve">different sizes. The MCC is </w:t>
      </w:r>
      <w:del w:id="240" w:author="周 天行" w:date="2021-12-17T16:15:00Z">
        <w:r w:rsidR="00E91C30" w:rsidRPr="004B742B" w:rsidDel="007613A3">
          <w:rPr>
            <w:rFonts w:ascii="Times New Roman" w:hAnsi="Times New Roman" w:cs="Times New Roman"/>
            <w:color w:val="000000"/>
            <w:sz w:val="24"/>
            <w:szCs w:val="24"/>
            <w:shd w:val="clear" w:color="auto" w:fill="FFFFFF"/>
          </w:rPr>
          <w:delText>in essence</w:delText>
        </w:r>
      </w:del>
      <w:ins w:id="241" w:author="周 天行" w:date="2021-12-17T16:15:00Z">
        <w:r w:rsidR="007613A3">
          <w:rPr>
            <w:rFonts w:ascii="Times New Roman" w:hAnsi="Times New Roman" w:cs="Times New Roman"/>
            <w:color w:val="000000"/>
            <w:sz w:val="24"/>
            <w:szCs w:val="24"/>
            <w:shd w:val="clear" w:color="auto" w:fill="FFFFFF"/>
          </w:rPr>
          <w:t>essentially</w:t>
        </w:r>
      </w:ins>
      <w:r w:rsidR="00E91C30" w:rsidRPr="004B742B">
        <w:rPr>
          <w:rFonts w:ascii="Times New Roman" w:hAnsi="Times New Roman" w:cs="Times New Roman"/>
          <w:color w:val="000000"/>
          <w:sz w:val="24"/>
          <w:szCs w:val="24"/>
          <w:shd w:val="clear" w:color="auto" w:fill="FFFFFF"/>
        </w:rPr>
        <w:t xml:space="preserve"> a correlation coefficient value between </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-1</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 xml:space="preserve"> and </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+1</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 xml:space="preserve">. A coefficient of </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+1</w:t>
      </w:r>
      <w:r w:rsidR="00461B69">
        <w:rPr>
          <w:rFonts w:ascii="Times New Roman" w:hAnsi="Times New Roman" w:cs="Times New Roman" w:hint="eastAsia"/>
          <w:color w:val="000000"/>
          <w:sz w:val="24"/>
          <w:szCs w:val="24"/>
          <w:shd w:val="clear" w:color="auto" w:fill="FFFFFF"/>
        </w:rPr>
        <w:t>’</w:t>
      </w:r>
      <w:r w:rsidR="00461B69">
        <w:rPr>
          <w:rFonts w:ascii="Times New Roman" w:hAnsi="Times New Roman" w:cs="Times New Roman" w:hint="eastAsia"/>
          <w:color w:val="000000"/>
          <w:sz w:val="24"/>
          <w:szCs w:val="24"/>
          <w:shd w:val="clear" w:color="auto" w:fill="FFFFFF"/>
        </w:rPr>
        <w:t xml:space="preserve"> </w:t>
      </w:r>
      <w:r w:rsidR="00E91C30" w:rsidRPr="004B742B">
        <w:rPr>
          <w:rFonts w:ascii="Times New Roman" w:hAnsi="Times New Roman" w:cs="Times New Roman"/>
          <w:color w:val="000000"/>
          <w:sz w:val="24"/>
          <w:szCs w:val="24"/>
          <w:shd w:val="clear" w:color="auto" w:fill="FFFFFF"/>
        </w:rPr>
        <w:t xml:space="preserve">represents a perfect prediction, </w:t>
      </w:r>
      <w:ins w:id="242" w:author="周 天行" w:date="2021-12-17T16:17:00Z">
        <w:r w:rsidR="008935D0">
          <w:rPr>
            <w:rFonts w:ascii="Times New Roman" w:hAnsi="Times New Roman" w:cs="Times New Roman"/>
            <w:color w:val="000000"/>
            <w:sz w:val="24"/>
            <w:szCs w:val="24"/>
            <w:shd w:val="clear" w:color="auto" w:fill="FFFFFF"/>
          </w:rPr>
          <w:t xml:space="preserve">and </w:t>
        </w:r>
      </w:ins>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0</w:t>
      </w:r>
      <w:r w:rsidR="00461B69">
        <w:rPr>
          <w:rFonts w:ascii="Times New Roman" w:hAnsi="Times New Roman" w:cs="Times New Roman" w:hint="eastAsia"/>
          <w:color w:val="000000"/>
          <w:sz w:val="24"/>
          <w:szCs w:val="24"/>
          <w:shd w:val="clear" w:color="auto" w:fill="FFFFFF"/>
        </w:rPr>
        <w:t>’</w:t>
      </w:r>
      <w:ins w:id="243" w:author="周 天行" w:date="2021-12-17T16:17:00Z">
        <w:r w:rsidR="008935D0">
          <w:rPr>
            <w:rFonts w:ascii="Times New Roman" w:hAnsi="Times New Roman" w:cs="Times New Roman"/>
            <w:color w:val="000000"/>
            <w:sz w:val="24"/>
            <w:szCs w:val="24"/>
            <w:shd w:val="clear" w:color="auto" w:fill="FFFFFF"/>
          </w:rPr>
          <w:t xml:space="preserve"> represents</w:t>
        </w:r>
      </w:ins>
      <w:r w:rsidR="00461B69">
        <w:rPr>
          <w:rFonts w:ascii="Times New Roman" w:hAnsi="Times New Roman" w:cs="Times New Roman"/>
          <w:color w:val="000000"/>
          <w:sz w:val="24"/>
          <w:szCs w:val="24"/>
          <w:shd w:val="clear" w:color="auto" w:fill="FFFFFF"/>
        </w:rPr>
        <w:t xml:space="preserve"> </w:t>
      </w:r>
      <w:del w:id="244" w:author="周 天行" w:date="2021-12-17T16:17:00Z">
        <w:r w:rsidR="00E91C30" w:rsidRPr="004B742B" w:rsidDel="008935D0">
          <w:rPr>
            <w:rFonts w:ascii="Times New Roman" w:hAnsi="Times New Roman" w:cs="Times New Roman"/>
            <w:color w:val="000000"/>
            <w:sz w:val="24"/>
            <w:szCs w:val="24"/>
            <w:shd w:val="clear" w:color="auto" w:fill="FFFFFF"/>
          </w:rPr>
          <w:delText xml:space="preserve"> </w:delText>
        </w:r>
      </w:del>
      <w:r w:rsidR="00E91C30" w:rsidRPr="004B742B">
        <w:rPr>
          <w:rFonts w:ascii="Times New Roman" w:hAnsi="Times New Roman" w:cs="Times New Roman"/>
          <w:color w:val="000000"/>
          <w:sz w:val="24"/>
          <w:szCs w:val="24"/>
          <w:shd w:val="clear" w:color="auto" w:fill="FFFFFF"/>
        </w:rPr>
        <w:t>an average random prediction</w:t>
      </w:r>
      <w:ins w:id="245" w:author="周 天行" w:date="2021-12-17T16:18:00Z">
        <w:r w:rsidR="008935D0">
          <w:rPr>
            <w:rFonts w:ascii="Times New Roman" w:hAnsi="Times New Roman" w:cs="Times New Roman"/>
            <w:color w:val="000000"/>
            <w:sz w:val="24"/>
            <w:szCs w:val="24"/>
            <w:shd w:val="clear" w:color="auto" w:fill="FFFFFF"/>
          </w:rPr>
          <w:t>,</w:t>
        </w:r>
      </w:ins>
      <w:r w:rsidR="00E91C30" w:rsidRPr="004B742B">
        <w:rPr>
          <w:rFonts w:ascii="Times New Roman" w:hAnsi="Times New Roman" w:cs="Times New Roman"/>
          <w:color w:val="000000"/>
          <w:sz w:val="24"/>
          <w:szCs w:val="24"/>
          <w:shd w:val="clear" w:color="auto" w:fill="FFFFFF"/>
        </w:rPr>
        <w:t xml:space="preserve"> and </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-1</w:t>
      </w:r>
      <w:r w:rsidR="00461B69">
        <w:rPr>
          <w:rFonts w:ascii="Times New Roman" w:hAnsi="Times New Roman" w:cs="Times New Roman" w:hint="eastAsia"/>
          <w:color w:val="000000"/>
          <w:sz w:val="24"/>
          <w:szCs w:val="24"/>
          <w:shd w:val="clear" w:color="auto" w:fill="FFFFFF"/>
        </w:rPr>
        <w:t>’</w:t>
      </w:r>
      <w:r w:rsidR="00E91C30" w:rsidRPr="004B742B">
        <w:rPr>
          <w:rFonts w:ascii="Times New Roman" w:hAnsi="Times New Roman" w:cs="Times New Roman"/>
          <w:color w:val="000000"/>
          <w:sz w:val="24"/>
          <w:szCs w:val="24"/>
          <w:shd w:val="clear" w:color="auto" w:fill="FFFFFF"/>
        </w:rPr>
        <w:t xml:space="preserve"> </w:t>
      </w:r>
      <w:ins w:id="246" w:author="周 天行" w:date="2021-12-17T16:18:00Z">
        <w:r w:rsidR="008935D0">
          <w:rPr>
            <w:rFonts w:ascii="Times New Roman" w:hAnsi="Times New Roman" w:cs="Times New Roman"/>
            <w:color w:val="000000"/>
            <w:sz w:val="24"/>
            <w:szCs w:val="24"/>
            <w:shd w:val="clear" w:color="auto" w:fill="FFFFFF"/>
          </w:rPr>
          <w:t xml:space="preserve">represents </w:t>
        </w:r>
      </w:ins>
      <w:r w:rsidR="00E91C30" w:rsidRPr="004B742B">
        <w:rPr>
          <w:rFonts w:ascii="Times New Roman" w:hAnsi="Times New Roman" w:cs="Times New Roman"/>
          <w:color w:val="000000"/>
          <w:sz w:val="24"/>
          <w:szCs w:val="24"/>
          <w:shd w:val="clear" w:color="auto" w:fill="FFFFFF"/>
        </w:rPr>
        <w:t xml:space="preserve">an inverse prediction. </w:t>
      </w:r>
      <w:del w:id="247" w:author="崔 智勇" w:date="2021-12-17T20:43:00Z">
        <w:r w:rsidR="00995DAF" w:rsidRPr="004B742B" w:rsidDel="00356212">
          <w:rPr>
            <w:rFonts w:ascii="Times New Roman" w:hAnsi="Times New Roman" w:cs="Times New Roman"/>
            <w:color w:val="000000"/>
            <w:sz w:val="24"/>
            <w:szCs w:val="24"/>
            <w:highlight w:val="yellow"/>
            <w:shd w:val="clear" w:color="auto" w:fill="FFFFFF"/>
          </w:rPr>
          <w:delText>【这段是官网摘录的，我觉得说得蛮清楚的】</w:delText>
        </w:r>
      </w:del>
    </w:p>
    <w:p w14:paraId="68303C12" w14:textId="68EECF1A" w:rsidR="003B57CC" w:rsidRDefault="003B57CC" w:rsidP="004B742B">
      <w:pPr>
        <w:spacing w:line="480" w:lineRule="auto"/>
        <w:rPr>
          <w:rFonts w:ascii="Times New Roman" w:eastAsia="宋体" w:hAnsi="Times New Roman" w:cs="Times New Roman"/>
          <w:bCs/>
          <w:color w:val="000000"/>
          <w:sz w:val="24"/>
          <w:szCs w:val="24"/>
        </w:rPr>
      </w:pPr>
    </w:p>
    <w:p w14:paraId="2C8C094A" w14:textId="21328D16" w:rsidR="00207D4F" w:rsidRPr="00207D4F" w:rsidRDefault="00207D4F" w:rsidP="00207D4F">
      <w:pPr>
        <w:pStyle w:val="2"/>
        <w:rPr>
          <w:rFonts w:ascii="Times New Roman" w:hAnsi="Times New Roman" w:cs="Times New Roman"/>
          <w:sz w:val="24"/>
          <w:szCs w:val="24"/>
        </w:rPr>
      </w:pPr>
      <w:r w:rsidRPr="00207D4F">
        <w:rPr>
          <w:rFonts w:ascii="Times New Roman" w:hAnsi="Times New Roman" w:cs="Times New Roman" w:hint="eastAsia"/>
          <w:sz w:val="24"/>
          <w:szCs w:val="24"/>
        </w:rPr>
        <w:t>2</w:t>
      </w:r>
      <w:r w:rsidRPr="00207D4F">
        <w:rPr>
          <w:rFonts w:ascii="Times New Roman" w:hAnsi="Times New Roman" w:cs="Times New Roman"/>
          <w:sz w:val="24"/>
          <w:szCs w:val="24"/>
        </w:rPr>
        <w:t>.</w:t>
      </w:r>
      <w:r>
        <w:rPr>
          <w:rFonts w:ascii="Times New Roman" w:hAnsi="Times New Roman" w:cs="Times New Roman"/>
          <w:sz w:val="24"/>
          <w:szCs w:val="24"/>
        </w:rPr>
        <w:t>5</w:t>
      </w:r>
      <w:r w:rsidRPr="00207D4F">
        <w:rPr>
          <w:rFonts w:ascii="Times New Roman" w:hAnsi="Times New Roman" w:cs="Times New Roman"/>
          <w:sz w:val="24"/>
          <w:szCs w:val="24"/>
        </w:rPr>
        <w:t xml:space="preserve"> </w:t>
      </w:r>
      <w:r w:rsidRPr="00207D4F">
        <w:rPr>
          <w:rFonts w:ascii="Times New Roman" w:hAnsi="Times New Roman" w:cs="Times New Roman" w:hint="eastAsia"/>
          <w:sz w:val="24"/>
          <w:szCs w:val="24"/>
        </w:rPr>
        <w:t>Sensory</w:t>
      </w:r>
      <w:r w:rsidRPr="00207D4F">
        <w:rPr>
          <w:rFonts w:ascii="Times New Roman" w:hAnsi="Times New Roman" w:cs="Times New Roman"/>
          <w:sz w:val="24"/>
          <w:szCs w:val="24"/>
        </w:rPr>
        <w:t xml:space="preserve"> </w:t>
      </w:r>
      <w:r w:rsidRPr="00207D4F">
        <w:rPr>
          <w:rFonts w:ascii="Times New Roman" w:hAnsi="Times New Roman" w:cs="Times New Roman" w:hint="eastAsia"/>
          <w:sz w:val="24"/>
          <w:szCs w:val="24"/>
        </w:rPr>
        <w:t>Evaluation</w:t>
      </w:r>
    </w:p>
    <w:p w14:paraId="2DAEED18" w14:textId="31C9386A" w:rsidR="00207D4F" w:rsidRPr="00207D4F" w:rsidRDefault="004967C2" w:rsidP="00207D4F">
      <w:pPr>
        <w:rPr>
          <w:rFonts w:hint="eastAsia"/>
        </w:rPr>
      </w:pPr>
      <w:r>
        <w:tab/>
      </w:r>
    </w:p>
    <w:p w14:paraId="74CAEF17" w14:textId="4870A60F" w:rsidR="004967C2" w:rsidRDefault="004967C2" w:rsidP="004B742B">
      <w:pPr>
        <w:spacing w:line="480" w:lineRule="auto"/>
        <w:rPr>
          <w:rFonts w:ascii="Times New Roman" w:eastAsia="宋体" w:hAnsi="Times New Roman" w:cs="Times New Roman"/>
          <w:bCs/>
          <w:color w:val="000000"/>
          <w:sz w:val="24"/>
          <w:szCs w:val="24"/>
        </w:rPr>
      </w:pPr>
      <w:r>
        <w:rPr>
          <w:rFonts w:ascii="Times New Roman" w:eastAsia="宋体" w:hAnsi="Times New Roman" w:cs="Times New Roman"/>
          <w:bCs/>
          <w:color w:val="000000"/>
          <w:sz w:val="24"/>
          <w:szCs w:val="24"/>
        </w:rPr>
        <w:tab/>
      </w:r>
      <w:r w:rsidR="00631434" w:rsidRPr="00631434">
        <w:rPr>
          <w:rFonts w:ascii="Times New Roman" w:eastAsia="宋体" w:hAnsi="Times New Roman" w:cs="Times New Roman"/>
          <w:bCs/>
          <w:color w:val="000000"/>
          <w:sz w:val="24"/>
          <w:szCs w:val="24"/>
        </w:rPr>
        <w:t>According to xxx's research, 15 panelists</w:t>
      </w:r>
      <w:r w:rsidR="00631434" w:rsidRPr="00631434">
        <w:rPr>
          <w:rFonts w:ascii="Times New Roman" w:eastAsia="宋体" w:hAnsi="Times New Roman" w:cs="Times New Roman"/>
          <w:bCs/>
          <w:color w:val="000000"/>
          <w:sz w:val="24"/>
          <w:szCs w:val="24"/>
        </w:rPr>
        <w:t xml:space="preserve"> </w:t>
      </w:r>
      <w:r w:rsidR="00631434" w:rsidRPr="00631434">
        <w:rPr>
          <w:rFonts w:ascii="Times New Roman" w:eastAsia="宋体" w:hAnsi="Times New Roman" w:cs="Times New Roman"/>
          <w:bCs/>
          <w:color w:val="000000"/>
          <w:sz w:val="24"/>
          <w:szCs w:val="24"/>
        </w:rPr>
        <w:t>(6 males and 9 females, aged 22-29 years) with more than 6 months of experience in sensory evaluation of umami peptides were recruited for sensory evaluation. The experiment was carried out in an air-conditioned sensory panel room at 23 ± 2 °C and 60% humidity. In order to analyze the taste characteristics of the synthetic peptides, 5 ml of 0.05, 0.1, 0.15, 0.2, 0.4, 0.6, 0.8 mg/ml liquid was respectively</w:t>
      </w:r>
      <w:r w:rsidR="00631434">
        <w:rPr>
          <w:rFonts w:ascii="Times New Roman" w:eastAsia="宋体" w:hAnsi="Times New Roman" w:cs="Times New Roman"/>
          <w:bCs/>
          <w:color w:val="000000"/>
          <w:sz w:val="24"/>
          <w:szCs w:val="24"/>
        </w:rPr>
        <w:t xml:space="preserve"> </w:t>
      </w:r>
      <w:r w:rsidR="00631434" w:rsidRPr="00631434">
        <w:rPr>
          <w:rFonts w:ascii="Times New Roman" w:eastAsia="宋体" w:hAnsi="Times New Roman" w:cs="Times New Roman"/>
          <w:bCs/>
          <w:color w:val="000000"/>
          <w:sz w:val="24"/>
          <w:szCs w:val="24"/>
        </w:rPr>
        <w:t>put into a sensory plastic cup with a three-digit random code. Team members were asked to rotate around the sample in their mouth and spit it out. The taste attributes of bitter, sour, sweet, salty,</w:t>
      </w:r>
      <w:r w:rsidR="00631434">
        <w:rPr>
          <w:rFonts w:ascii="Times New Roman" w:eastAsia="宋体" w:hAnsi="Times New Roman" w:cs="Times New Roman"/>
          <w:bCs/>
          <w:color w:val="000000"/>
          <w:sz w:val="24"/>
          <w:szCs w:val="24"/>
        </w:rPr>
        <w:t xml:space="preserve"> </w:t>
      </w:r>
      <w:r w:rsidR="00631434" w:rsidRPr="00631434">
        <w:rPr>
          <w:rFonts w:ascii="Times New Roman" w:eastAsia="宋体" w:hAnsi="Times New Roman" w:cs="Times New Roman"/>
          <w:bCs/>
          <w:color w:val="000000"/>
          <w:sz w:val="24"/>
          <w:szCs w:val="24"/>
        </w:rPr>
        <w:t xml:space="preserve">and umami are described in the sample. In order to avoid taste fatigue, before the next analysis, team members </w:t>
      </w:r>
      <w:r w:rsidR="00631434">
        <w:rPr>
          <w:rFonts w:ascii="Times New Roman" w:eastAsia="宋体" w:hAnsi="Times New Roman" w:cs="Times New Roman"/>
          <w:bCs/>
          <w:color w:val="000000"/>
          <w:sz w:val="24"/>
          <w:szCs w:val="24"/>
        </w:rPr>
        <w:t xml:space="preserve">were asked </w:t>
      </w:r>
      <w:r w:rsidR="00631434" w:rsidRPr="00631434">
        <w:rPr>
          <w:rFonts w:ascii="Times New Roman" w:eastAsia="宋体" w:hAnsi="Times New Roman" w:cs="Times New Roman"/>
          <w:bCs/>
          <w:color w:val="000000"/>
          <w:sz w:val="24"/>
          <w:szCs w:val="24"/>
        </w:rPr>
        <w:t xml:space="preserve">to </w:t>
      </w:r>
      <w:r w:rsidR="00631434">
        <w:rPr>
          <w:rFonts w:ascii="Times New Roman" w:eastAsia="宋体" w:hAnsi="Times New Roman" w:cs="Times New Roman"/>
          <w:bCs/>
          <w:color w:val="000000"/>
          <w:sz w:val="24"/>
          <w:szCs w:val="24"/>
        </w:rPr>
        <w:t>relex</w:t>
      </w:r>
      <w:r w:rsidR="00631434" w:rsidRPr="00631434">
        <w:rPr>
          <w:rFonts w:ascii="Times New Roman" w:eastAsia="宋体" w:hAnsi="Times New Roman" w:cs="Times New Roman"/>
          <w:bCs/>
          <w:color w:val="000000"/>
          <w:sz w:val="24"/>
          <w:szCs w:val="24"/>
        </w:rPr>
        <w:t xml:space="preserve"> for 5 minutes and rinse their mouths with ultrapure water at least twice</w:t>
      </w:r>
    </w:p>
    <w:p w14:paraId="72F2B1E6" w14:textId="48B79CB1" w:rsidR="004967C2" w:rsidRPr="00207D4F" w:rsidRDefault="004967C2" w:rsidP="004B742B">
      <w:pPr>
        <w:spacing w:line="480" w:lineRule="auto"/>
        <w:rPr>
          <w:rFonts w:ascii="Times New Roman" w:eastAsia="宋体" w:hAnsi="Times New Roman" w:cs="Times New Roman" w:hint="eastAsia"/>
          <w:bCs/>
          <w:color w:val="000000"/>
          <w:sz w:val="24"/>
          <w:szCs w:val="24"/>
        </w:rPr>
      </w:pPr>
      <w:r>
        <w:rPr>
          <w:rFonts w:ascii="Times New Roman" w:eastAsia="宋体" w:hAnsi="Times New Roman" w:cs="Times New Roman"/>
          <w:bCs/>
          <w:color w:val="000000"/>
          <w:sz w:val="24"/>
          <w:szCs w:val="24"/>
        </w:rPr>
        <w:tab/>
      </w:r>
      <w:r w:rsidRPr="004967C2">
        <w:rPr>
          <w:rFonts w:ascii="Times New Roman" w:eastAsia="宋体" w:hAnsi="Times New Roman" w:cs="Times New Roman"/>
          <w:bCs/>
          <w:color w:val="000000"/>
          <w:sz w:val="24"/>
          <w:szCs w:val="24"/>
        </w:rPr>
        <w:t>The ultrapure water used comes from the NW10VF water purifier system (Hong Kong, China). All peptide</w:t>
      </w:r>
      <w:r w:rsidR="000C3C04">
        <w:rPr>
          <w:rFonts w:ascii="Times New Roman" w:eastAsia="宋体" w:hAnsi="Times New Roman" w:cs="Times New Roman"/>
          <w:bCs/>
          <w:color w:val="000000"/>
          <w:sz w:val="24"/>
          <w:szCs w:val="24"/>
        </w:rPr>
        <w:t xml:space="preserve">s(ATQ, LPG, ECH, RVF, </w:t>
      </w:r>
      <w:r w:rsidR="000C3C04">
        <w:rPr>
          <w:rFonts w:ascii="Times New Roman" w:eastAsia="宋体" w:hAnsi="Times New Roman" w:cs="Times New Roman" w:hint="eastAsia"/>
          <w:bCs/>
          <w:color w:val="000000"/>
          <w:sz w:val="24"/>
          <w:szCs w:val="24"/>
        </w:rPr>
        <w:t>RGG</w:t>
      </w:r>
      <w:r w:rsidR="000C3C04">
        <w:rPr>
          <w:rFonts w:ascii="Times New Roman" w:eastAsia="宋体" w:hAnsi="Times New Roman" w:cs="Times New Roman"/>
          <w:bCs/>
          <w:color w:val="000000"/>
          <w:sz w:val="24"/>
          <w:szCs w:val="24"/>
        </w:rPr>
        <w:t>, NQS )</w:t>
      </w:r>
      <w:r w:rsidRPr="004967C2">
        <w:rPr>
          <w:rFonts w:ascii="Times New Roman" w:eastAsia="宋体" w:hAnsi="Times New Roman" w:cs="Times New Roman"/>
          <w:bCs/>
          <w:color w:val="000000"/>
          <w:sz w:val="24"/>
          <w:szCs w:val="24"/>
        </w:rPr>
        <w:t xml:space="preserve"> </w:t>
      </w:r>
      <w:r w:rsidR="000C3C04">
        <w:rPr>
          <w:rFonts w:ascii="Times New Roman" w:eastAsia="宋体" w:hAnsi="Times New Roman" w:cs="Times New Roman"/>
          <w:bCs/>
          <w:color w:val="000000"/>
          <w:sz w:val="24"/>
          <w:szCs w:val="24"/>
        </w:rPr>
        <w:t>were</w:t>
      </w:r>
      <w:r w:rsidRPr="004967C2">
        <w:rPr>
          <w:rFonts w:ascii="Times New Roman" w:eastAsia="宋体" w:hAnsi="Times New Roman" w:cs="Times New Roman"/>
          <w:bCs/>
          <w:color w:val="000000"/>
          <w:sz w:val="24"/>
          <w:szCs w:val="24"/>
        </w:rPr>
        <w:t xml:space="preserve"> analytically pure and purchased from Geer Group Chemical Reagent Co., Ltd. (Shanghai, China).</w:t>
      </w:r>
    </w:p>
    <w:p w14:paraId="57A288F3" w14:textId="732CB0B0" w:rsidR="003B57CC" w:rsidRPr="004B742B" w:rsidRDefault="003B57CC"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2.</w:t>
      </w:r>
      <w:r w:rsidR="00207D4F">
        <w:rPr>
          <w:rFonts w:ascii="Times New Roman" w:hAnsi="Times New Roman" w:cs="Times New Roman"/>
          <w:sz w:val="24"/>
          <w:szCs w:val="24"/>
        </w:rPr>
        <w:t>6</w:t>
      </w:r>
      <w:r w:rsidR="000D3B71" w:rsidRPr="004B742B">
        <w:rPr>
          <w:rFonts w:ascii="Times New Roman" w:hAnsi="Times New Roman" w:cs="Times New Roman"/>
          <w:sz w:val="24"/>
          <w:szCs w:val="24"/>
        </w:rPr>
        <w:t xml:space="preserve"> </w:t>
      </w:r>
      <w:r w:rsidRPr="004B742B">
        <w:rPr>
          <w:rFonts w:ascii="Times New Roman" w:hAnsi="Times New Roman" w:cs="Times New Roman"/>
          <w:sz w:val="24"/>
          <w:szCs w:val="24"/>
        </w:rPr>
        <w:t>Software implementation</w:t>
      </w:r>
    </w:p>
    <w:p w14:paraId="1E86AA6A" w14:textId="751575FD" w:rsidR="00284D28" w:rsidRPr="004B742B" w:rsidRDefault="00284D28"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 xml:space="preserve">TastePeptides-Meta has been developed </w:t>
      </w:r>
      <w:r w:rsidR="00995DAF" w:rsidRPr="004B742B">
        <w:rPr>
          <w:rFonts w:ascii="Times New Roman" w:hAnsi="Times New Roman" w:cs="Times New Roman"/>
          <w:sz w:val="24"/>
          <w:szCs w:val="24"/>
        </w:rPr>
        <w:t xml:space="preserve">and expand </w:t>
      </w:r>
      <w:r w:rsidRPr="004B742B">
        <w:rPr>
          <w:rFonts w:ascii="Times New Roman" w:hAnsi="Times New Roman" w:cs="Times New Roman"/>
          <w:sz w:val="24"/>
          <w:szCs w:val="24"/>
        </w:rPr>
        <w:t xml:space="preserve">as a </w:t>
      </w:r>
      <w:r w:rsidR="00995DAF" w:rsidRPr="004B742B">
        <w:rPr>
          <w:rFonts w:ascii="Times New Roman" w:hAnsi="Times New Roman" w:cs="Times New Roman"/>
          <w:sz w:val="24"/>
          <w:szCs w:val="24"/>
        </w:rPr>
        <w:t>t</w:t>
      </w:r>
      <w:r w:rsidRPr="004B742B">
        <w:rPr>
          <w:rFonts w:ascii="Times New Roman" w:hAnsi="Times New Roman" w:cs="Times New Roman"/>
          <w:sz w:val="24"/>
          <w:szCs w:val="24"/>
        </w:rPr>
        <w:t>aste</w:t>
      </w:r>
      <w:r w:rsidR="00995DAF" w:rsidRPr="004B742B">
        <w:rPr>
          <w:rFonts w:ascii="Times New Roman" w:hAnsi="Times New Roman" w:cs="Times New Roman"/>
          <w:sz w:val="24"/>
          <w:szCs w:val="24"/>
        </w:rPr>
        <w:t xml:space="preserve"> </w:t>
      </w:r>
      <w:r w:rsidRPr="004B742B">
        <w:rPr>
          <w:rFonts w:ascii="Times New Roman" w:hAnsi="Times New Roman" w:cs="Times New Roman"/>
          <w:sz w:val="24"/>
          <w:szCs w:val="24"/>
        </w:rPr>
        <w:t xml:space="preserve">Peptides universe </w:t>
      </w:r>
      <w:r w:rsidRPr="004B742B">
        <w:rPr>
          <w:rFonts w:ascii="Times New Roman" w:hAnsi="Times New Roman" w:cs="Times New Roman"/>
          <w:sz w:val="24"/>
          <w:szCs w:val="24"/>
        </w:rPr>
        <w:lastRenderedPageBreak/>
        <w:t xml:space="preserve">framework that integrates taste peptide query, taste peptide prediction, and python language-assisted modeling. </w:t>
      </w:r>
      <w:r w:rsidR="002D4849" w:rsidRPr="004B742B">
        <w:rPr>
          <w:rFonts w:ascii="Times New Roman" w:hAnsi="Times New Roman" w:cs="Times New Roman"/>
          <w:sz w:val="24"/>
          <w:szCs w:val="24"/>
        </w:rPr>
        <w:t xml:space="preserve">The front-end of TastePeptidesDB and Umami_YYDS were built </w:t>
      </w:r>
      <w:del w:id="248" w:author="周 天行" w:date="2021-12-17T16:20:00Z">
        <w:r w:rsidR="002D4849" w:rsidRPr="004B742B" w:rsidDel="008935D0">
          <w:rPr>
            <w:rFonts w:ascii="Times New Roman" w:hAnsi="Times New Roman" w:cs="Times New Roman"/>
            <w:sz w:val="24"/>
            <w:szCs w:val="24"/>
          </w:rPr>
          <w:delText xml:space="preserve">using </w:delText>
        </w:r>
      </w:del>
      <w:ins w:id="249" w:author="周 天行" w:date="2021-12-17T16:20:00Z">
        <w:r w:rsidR="008935D0">
          <w:rPr>
            <w:rFonts w:ascii="Times New Roman" w:hAnsi="Times New Roman" w:cs="Times New Roman"/>
            <w:sz w:val="24"/>
            <w:szCs w:val="24"/>
          </w:rPr>
          <w:t>by</w:t>
        </w:r>
      </w:ins>
      <w:ins w:id="250" w:author="周 天行" w:date="2021-12-17T16:22:00Z">
        <w:r w:rsidR="00B210AC">
          <w:rPr>
            <w:rFonts w:ascii="Times New Roman" w:hAnsi="Times New Roman" w:cs="Times New Roman"/>
            <w:sz w:val="24"/>
            <w:szCs w:val="24"/>
          </w:rPr>
          <w:t xml:space="preserve"> </w:t>
        </w:r>
      </w:ins>
      <w:r w:rsidR="002D4849" w:rsidRPr="004B742B">
        <w:rPr>
          <w:rFonts w:ascii="Times New Roman" w:hAnsi="Times New Roman" w:cs="Times New Roman"/>
          <w:sz w:val="24"/>
          <w:szCs w:val="24"/>
        </w:rPr>
        <w:t>HTML and BootStrap4 framework, and then Nginx dynamic load balancing is adopted</w:t>
      </w:r>
      <w:ins w:id="251" w:author="周 天行" w:date="2021-12-17T16:23:00Z">
        <w:r w:rsidR="00B210AC">
          <w:rPr>
            <w:rFonts w:ascii="Times New Roman" w:hAnsi="Times New Roman" w:cs="Times New Roman"/>
            <w:sz w:val="24"/>
            <w:szCs w:val="24"/>
          </w:rPr>
          <w:t xml:space="preserve"> in the </w:t>
        </w:r>
      </w:ins>
      <w:ins w:id="252" w:author="周 天行" w:date="2021-12-17T16:25:00Z">
        <w:r w:rsidR="00B210AC">
          <w:rPr>
            <w:rFonts w:ascii="Times New Roman" w:hAnsi="Times New Roman" w:cs="Times New Roman"/>
            <w:sz w:val="24"/>
            <w:szCs w:val="24"/>
          </w:rPr>
          <w:t>study</w:t>
        </w:r>
      </w:ins>
      <w:r w:rsidR="002D4849" w:rsidRPr="004B742B">
        <w:rPr>
          <w:rFonts w:ascii="Times New Roman" w:hAnsi="Times New Roman" w:cs="Times New Roman"/>
          <w:sz w:val="24"/>
          <w:szCs w:val="24"/>
        </w:rPr>
        <w:t xml:space="preserve">. </w:t>
      </w:r>
      <w:bookmarkStart w:id="253" w:name="OLE_LINK31"/>
      <w:r w:rsidR="002D4849" w:rsidRPr="004B742B">
        <w:rPr>
          <w:rFonts w:ascii="Times New Roman" w:hAnsi="Times New Roman" w:cs="Times New Roman"/>
          <w:sz w:val="24"/>
          <w:szCs w:val="24"/>
        </w:rPr>
        <w:t>Uwsgi was employed to respond</w:t>
      </w:r>
      <w:del w:id="254" w:author="周 天行" w:date="2021-12-17T16:23:00Z">
        <w:r w:rsidR="002D4849" w:rsidRPr="004B742B" w:rsidDel="00B210AC">
          <w:rPr>
            <w:rFonts w:ascii="Times New Roman" w:hAnsi="Times New Roman" w:cs="Times New Roman"/>
            <w:sz w:val="24"/>
            <w:szCs w:val="24"/>
          </w:rPr>
          <w:delText>s</w:delText>
        </w:r>
      </w:del>
      <w:r w:rsidR="002D4849" w:rsidRPr="004B742B">
        <w:rPr>
          <w:rFonts w:ascii="Times New Roman" w:hAnsi="Times New Roman" w:cs="Times New Roman"/>
          <w:sz w:val="24"/>
          <w:szCs w:val="24"/>
        </w:rPr>
        <w:t xml:space="preserve"> the back-end modeling and Umami-SQL database query requests,</w:t>
      </w:r>
      <w:ins w:id="255" w:author="周 天行" w:date="2021-12-17T16:26:00Z">
        <w:r w:rsidR="00B210AC">
          <w:rPr>
            <w:rFonts w:ascii="Times New Roman" w:hAnsi="Times New Roman" w:cs="Times New Roman"/>
            <w:sz w:val="24"/>
            <w:szCs w:val="24"/>
          </w:rPr>
          <w:t xml:space="preserve"> </w:t>
        </w:r>
      </w:ins>
      <w:del w:id="256" w:author="周 天行" w:date="2021-12-17T16:26:00Z">
        <w:r w:rsidR="002D4849" w:rsidRPr="004B742B" w:rsidDel="00B210AC">
          <w:rPr>
            <w:rFonts w:ascii="Times New Roman" w:hAnsi="Times New Roman" w:cs="Times New Roman"/>
            <w:sz w:val="24"/>
            <w:szCs w:val="24"/>
          </w:rPr>
          <w:delText xml:space="preserve">which </w:delText>
        </w:r>
      </w:del>
      <w:r w:rsidR="002D4849" w:rsidRPr="004B742B">
        <w:rPr>
          <w:rFonts w:ascii="Times New Roman" w:hAnsi="Times New Roman" w:cs="Times New Roman"/>
          <w:sz w:val="24"/>
          <w:szCs w:val="24"/>
        </w:rPr>
        <w:t>built by Django3.2.</w:t>
      </w:r>
      <w:r w:rsidRPr="004B742B">
        <w:rPr>
          <w:rFonts w:ascii="Times New Roman" w:hAnsi="Times New Roman" w:cs="Times New Roman"/>
          <w:sz w:val="24"/>
          <w:szCs w:val="24"/>
        </w:rPr>
        <w:t xml:space="preserve"> </w:t>
      </w:r>
      <w:bookmarkStart w:id="257" w:name="OLE_LINK32"/>
      <w:bookmarkEnd w:id="253"/>
      <w:r w:rsidRPr="004B742B">
        <w:rPr>
          <w:rFonts w:ascii="Times New Roman" w:hAnsi="Times New Roman" w:cs="Times New Roman"/>
          <w:sz w:val="24"/>
          <w:szCs w:val="24"/>
        </w:rPr>
        <w:t>The web</w:t>
      </w:r>
      <w:r w:rsidR="002D4849" w:rsidRPr="004B742B">
        <w:rPr>
          <w:rFonts w:ascii="Times New Roman" w:hAnsi="Times New Roman" w:cs="Times New Roman"/>
          <w:sz w:val="24"/>
          <w:szCs w:val="24"/>
        </w:rPr>
        <w:t xml:space="preserve"> serve</w:t>
      </w:r>
      <w:r w:rsidRPr="004B742B">
        <w:rPr>
          <w:rFonts w:ascii="Times New Roman" w:hAnsi="Times New Roman" w:cs="Times New Roman"/>
          <w:sz w:val="24"/>
          <w:szCs w:val="24"/>
        </w:rPr>
        <w:t xml:space="preserve"> has been tested on the latest versions of Google Chrome and Apple Safari for a period of </w:t>
      </w:r>
      <w:r w:rsidR="002D4849" w:rsidRPr="004B742B">
        <w:rPr>
          <w:rFonts w:ascii="Times New Roman" w:hAnsi="Times New Roman" w:cs="Times New Roman"/>
          <w:sz w:val="24"/>
          <w:szCs w:val="24"/>
        </w:rPr>
        <w:t>3</w:t>
      </w:r>
      <w:r w:rsidRPr="004B742B">
        <w:rPr>
          <w:rFonts w:ascii="Times New Roman" w:hAnsi="Times New Roman" w:cs="Times New Roman"/>
          <w:sz w:val="24"/>
          <w:szCs w:val="24"/>
        </w:rPr>
        <w:t xml:space="preserve"> months, and </w:t>
      </w:r>
      <w:del w:id="258" w:author="周 天行" w:date="2021-12-17T16:27:00Z">
        <w:r w:rsidRPr="004B742B" w:rsidDel="000C0B43">
          <w:rPr>
            <w:rFonts w:ascii="Times New Roman" w:hAnsi="Times New Roman" w:cs="Times New Roman"/>
            <w:sz w:val="24"/>
            <w:szCs w:val="24"/>
          </w:rPr>
          <w:delText>it has performed well</w:delText>
        </w:r>
      </w:del>
      <w:ins w:id="259" w:author="周 天行" w:date="2021-12-17T16:27:00Z">
        <w:r w:rsidR="000C0B43">
          <w:rPr>
            <w:rFonts w:ascii="Times New Roman" w:hAnsi="Times New Roman" w:cs="Times New Roman"/>
            <w:sz w:val="24"/>
            <w:szCs w:val="24"/>
          </w:rPr>
          <w:t>showed good perform</w:t>
        </w:r>
      </w:ins>
      <w:ins w:id="260" w:author="周 天行" w:date="2021-12-17T16:28:00Z">
        <w:r w:rsidR="000C0B43">
          <w:rPr>
            <w:rFonts w:ascii="Times New Roman" w:hAnsi="Times New Roman" w:cs="Times New Roman"/>
            <w:sz w:val="24"/>
            <w:szCs w:val="24"/>
          </w:rPr>
          <w:t>ance</w:t>
        </w:r>
      </w:ins>
      <w:r w:rsidRPr="004B742B">
        <w:rPr>
          <w:rFonts w:ascii="Times New Roman" w:hAnsi="Times New Roman" w:cs="Times New Roman"/>
          <w:sz w:val="24"/>
          <w:szCs w:val="24"/>
        </w:rPr>
        <w:t>.</w:t>
      </w:r>
      <w:bookmarkEnd w:id="257"/>
      <w:r w:rsidRPr="004B742B">
        <w:rPr>
          <w:rFonts w:ascii="Times New Roman" w:hAnsi="Times New Roman" w:cs="Times New Roman"/>
          <w:sz w:val="24"/>
          <w:szCs w:val="24"/>
        </w:rPr>
        <w:t xml:space="preserve"> </w:t>
      </w:r>
      <w:del w:id="261" w:author="周 天行" w:date="2021-12-17T16:29:00Z">
        <w:r w:rsidR="00FB1A34" w:rsidRPr="004B742B" w:rsidDel="000C0B43">
          <w:rPr>
            <w:rFonts w:ascii="Times New Roman" w:hAnsi="Times New Roman" w:cs="Times New Roman"/>
            <w:sz w:val="24"/>
            <w:szCs w:val="24"/>
          </w:rPr>
          <w:delText>Auto_Taste_ML</w:delText>
        </w:r>
        <w:r w:rsidRPr="004B742B" w:rsidDel="000C0B43">
          <w:rPr>
            <w:rFonts w:ascii="Times New Roman" w:hAnsi="Times New Roman" w:cs="Times New Roman"/>
            <w:sz w:val="24"/>
            <w:szCs w:val="24"/>
          </w:rPr>
          <w:delText xml:space="preserve"> </w:delText>
        </w:r>
      </w:del>
      <w:del w:id="262" w:author="周 天行" w:date="2021-12-17T16:30:00Z">
        <w:r w:rsidRPr="004B742B" w:rsidDel="000C0B43">
          <w:rPr>
            <w:rFonts w:ascii="Times New Roman" w:hAnsi="Times New Roman" w:cs="Times New Roman"/>
            <w:sz w:val="24"/>
            <w:szCs w:val="24"/>
          </w:rPr>
          <w:delText xml:space="preserve">as </w:delText>
        </w:r>
      </w:del>
      <w:ins w:id="263" w:author="周 天行" w:date="2021-12-17T16:30:00Z">
        <w:r w:rsidR="000C0B43">
          <w:rPr>
            <w:rFonts w:ascii="Times New Roman" w:hAnsi="Times New Roman" w:cs="Times New Roman"/>
            <w:sz w:val="24"/>
            <w:szCs w:val="24"/>
          </w:rPr>
          <w:t>As</w:t>
        </w:r>
        <w:r w:rsidR="000C0B43"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an auxiliary modeling third-party package</w:t>
      </w:r>
      <w:ins w:id="264" w:author="周 天行" w:date="2021-12-17T16:29:00Z">
        <w:r w:rsidR="000C0B43">
          <w:rPr>
            <w:rFonts w:ascii="Times New Roman" w:hAnsi="Times New Roman" w:cs="Times New Roman"/>
            <w:sz w:val="24"/>
            <w:szCs w:val="24"/>
          </w:rPr>
          <w:t>,</w:t>
        </w:r>
      </w:ins>
      <w:r w:rsidRPr="004B742B">
        <w:rPr>
          <w:rFonts w:ascii="Times New Roman" w:hAnsi="Times New Roman" w:cs="Times New Roman"/>
          <w:sz w:val="24"/>
          <w:szCs w:val="24"/>
        </w:rPr>
        <w:t xml:space="preserve"> </w:t>
      </w:r>
      <w:ins w:id="265" w:author="周 天行" w:date="2021-12-17T16:29:00Z">
        <w:r w:rsidR="000C0B43" w:rsidRPr="004B742B">
          <w:rPr>
            <w:rFonts w:ascii="Times New Roman" w:hAnsi="Times New Roman" w:cs="Times New Roman"/>
            <w:sz w:val="24"/>
            <w:szCs w:val="24"/>
          </w:rPr>
          <w:t xml:space="preserve">Auto_Taste_ML </w:t>
        </w:r>
      </w:ins>
      <w:r w:rsidRPr="004B742B">
        <w:rPr>
          <w:rFonts w:ascii="Times New Roman" w:hAnsi="Times New Roman" w:cs="Times New Roman"/>
          <w:sz w:val="24"/>
          <w:szCs w:val="24"/>
        </w:rPr>
        <w:t>has been released on the python package management website at https://pypi.org/project/Auto-</w:t>
      </w:r>
      <w:r w:rsidR="00461B69">
        <w:rPr>
          <w:rFonts w:ascii="Times New Roman" w:hAnsi="Times New Roman" w:cs="Times New Roman" w:hint="eastAsia"/>
          <w:sz w:val="24"/>
          <w:szCs w:val="24"/>
        </w:rPr>
        <w:t>Taste-ML</w:t>
      </w:r>
      <w:r w:rsidRPr="004B742B">
        <w:rPr>
          <w:rFonts w:ascii="Times New Roman" w:hAnsi="Times New Roman" w:cs="Times New Roman"/>
          <w:sz w:val="24"/>
          <w:szCs w:val="24"/>
        </w:rPr>
        <w:t>/.</w:t>
      </w:r>
    </w:p>
    <w:p w14:paraId="10B0FA2A" w14:textId="77777777" w:rsidR="000D3B71" w:rsidRPr="004B742B" w:rsidRDefault="000D3B71" w:rsidP="004B742B">
      <w:pPr>
        <w:spacing w:line="480" w:lineRule="auto"/>
        <w:rPr>
          <w:rFonts w:ascii="Times New Roman" w:eastAsia="宋体" w:hAnsi="Times New Roman" w:cs="Times New Roman"/>
          <w:bCs/>
          <w:color w:val="000000"/>
          <w:sz w:val="24"/>
          <w:szCs w:val="24"/>
        </w:rPr>
      </w:pPr>
    </w:p>
    <w:p w14:paraId="7AD700D0" w14:textId="473732BB" w:rsidR="00004579" w:rsidRPr="004B742B" w:rsidRDefault="002D4880" w:rsidP="004B742B">
      <w:pPr>
        <w:pStyle w:val="1"/>
        <w:spacing w:line="480" w:lineRule="auto"/>
        <w:rPr>
          <w:rFonts w:ascii="Times New Roman" w:hAnsi="Times New Roman" w:cs="Times New Roman"/>
          <w:sz w:val="24"/>
          <w:szCs w:val="24"/>
        </w:rPr>
      </w:pPr>
      <w:r w:rsidRPr="004B742B">
        <w:rPr>
          <w:rFonts w:ascii="Times New Roman" w:hAnsi="Times New Roman" w:cs="Times New Roman"/>
          <w:sz w:val="24"/>
          <w:szCs w:val="24"/>
        </w:rPr>
        <w:t>3</w:t>
      </w:r>
      <w:r w:rsidR="003D74E7" w:rsidRPr="004B742B">
        <w:rPr>
          <w:rFonts w:ascii="Times New Roman" w:hAnsi="Times New Roman" w:cs="Times New Roman"/>
          <w:sz w:val="24"/>
          <w:szCs w:val="24"/>
        </w:rPr>
        <w:t xml:space="preserve"> Results</w:t>
      </w:r>
    </w:p>
    <w:p w14:paraId="2D5F2189" w14:textId="079CEEF7" w:rsidR="00C369BC" w:rsidRPr="004B742B" w:rsidRDefault="00C369BC"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3.</w:t>
      </w:r>
      <w:r w:rsidR="00A248FA" w:rsidRPr="004B742B">
        <w:rPr>
          <w:rFonts w:ascii="Times New Roman" w:hAnsi="Times New Roman" w:cs="Times New Roman"/>
          <w:sz w:val="24"/>
          <w:szCs w:val="24"/>
        </w:rPr>
        <w:t>1</w:t>
      </w:r>
      <w:r w:rsidRPr="004B742B">
        <w:rPr>
          <w:rFonts w:ascii="Times New Roman" w:hAnsi="Times New Roman" w:cs="Times New Roman"/>
          <w:sz w:val="24"/>
          <w:szCs w:val="24"/>
        </w:rPr>
        <w:t xml:space="preserve"> </w:t>
      </w:r>
      <w:r w:rsidR="008A6CC6" w:rsidRPr="004B742B">
        <w:rPr>
          <w:rFonts w:ascii="Times New Roman" w:hAnsi="Times New Roman" w:cs="Times New Roman"/>
          <w:sz w:val="24"/>
          <w:szCs w:val="24"/>
        </w:rPr>
        <w:t>Model interpreter</w:t>
      </w:r>
    </w:p>
    <w:p w14:paraId="2F36D52E" w14:textId="7D1E40AB" w:rsidR="00C369BC" w:rsidRPr="004B742B" w:rsidRDefault="00C369BC"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 xml:space="preserve">  </w:t>
      </w:r>
      <w:bookmarkStart w:id="266" w:name="OLE_LINK33"/>
      <w:r w:rsidR="00590E57" w:rsidRPr="004B742B">
        <w:rPr>
          <w:rFonts w:ascii="Times New Roman" w:hAnsi="Times New Roman" w:cs="Times New Roman"/>
          <w:sz w:val="24"/>
          <w:szCs w:val="24"/>
        </w:rPr>
        <w:t xml:space="preserve">The transparency of the model algorithm determines the interpretability of the model. </w:t>
      </w:r>
      <w:bookmarkEnd w:id="266"/>
      <w:r w:rsidR="00590E57" w:rsidRPr="004B742B">
        <w:rPr>
          <w:rFonts w:ascii="Times New Roman" w:hAnsi="Times New Roman" w:cs="Times New Roman"/>
          <w:sz w:val="24"/>
          <w:szCs w:val="24"/>
        </w:rPr>
        <w:t>Interpretable algorithms,</w:t>
      </w:r>
      <w:r w:rsidR="0084585E" w:rsidRPr="004B742B">
        <w:rPr>
          <w:rFonts w:ascii="Times New Roman" w:hAnsi="Times New Roman" w:cs="Times New Roman"/>
          <w:sz w:val="24"/>
          <w:szCs w:val="24"/>
        </w:rPr>
        <w:t xml:space="preserve"> </w:t>
      </w:r>
      <w:r w:rsidR="00590E57" w:rsidRPr="004B742B">
        <w:rPr>
          <w:rFonts w:ascii="Times New Roman" w:hAnsi="Times New Roman" w:cs="Times New Roman"/>
          <w:sz w:val="24"/>
          <w:szCs w:val="24"/>
        </w:rPr>
        <w:t xml:space="preserve">such as </w:t>
      </w:r>
      <w:ins w:id="267" w:author="周 天行" w:date="2021-12-17T16:33:00Z">
        <w:r w:rsidR="009A5182">
          <w:rPr>
            <w:rFonts w:ascii="Times New Roman" w:hAnsi="Times New Roman" w:cs="Times New Roman"/>
            <w:sz w:val="24"/>
            <w:szCs w:val="24"/>
          </w:rPr>
          <w:t xml:space="preserve">the </w:t>
        </w:r>
      </w:ins>
      <w:r w:rsidR="00590E57" w:rsidRPr="004B742B">
        <w:rPr>
          <w:rFonts w:ascii="Times New Roman" w:hAnsi="Times New Roman" w:cs="Times New Roman"/>
          <w:sz w:val="24"/>
          <w:szCs w:val="24"/>
        </w:rPr>
        <w:t xml:space="preserve">tree models and regression models, </w:t>
      </w:r>
      <w:del w:id="268" w:author="周 天行" w:date="2021-12-17T16:32:00Z">
        <w:r w:rsidR="00590E57" w:rsidRPr="004B742B" w:rsidDel="009A5182">
          <w:rPr>
            <w:rFonts w:ascii="Times New Roman" w:hAnsi="Times New Roman" w:cs="Times New Roman"/>
            <w:sz w:val="24"/>
            <w:szCs w:val="24"/>
          </w:rPr>
          <w:delText xml:space="preserve">help </w:delText>
        </w:r>
      </w:del>
      <w:ins w:id="269" w:author="周 天行" w:date="2021-12-17T16:32:00Z">
        <w:r w:rsidR="009A5182">
          <w:rPr>
            <w:rFonts w:ascii="Times New Roman" w:hAnsi="Times New Roman" w:cs="Times New Roman"/>
            <w:sz w:val="24"/>
            <w:szCs w:val="24"/>
          </w:rPr>
          <w:t>are condu</w:t>
        </w:r>
      </w:ins>
      <w:ins w:id="270" w:author="周 天行" w:date="2021-12-17T16:33:00Z">
        <w:r w:rsidR="009A5182">
          <w:rPr>
            <w:rFonts w:ascii="Times New Roman" w:hAnsi="Times New Roman" w:cs="Times New Roman"/>
            <w:sz w:val="24"/>
            <w:szCs w:val="24"/>
          </w:rPr>
          <w:t>cive to</w:t>
        </w:r>
      </w:ins>
      <w:ins w:id="271" w:author="周 天行" w:date="2021-12-17T16:32:00Z">
        <w:r w:rsidR="009A5182" w:rsidRPr="004B742B">
          <w:rPr>
            <w:rFonts w:ascii="Times New Roman" w:hAnsi="Times New Roman" w:cs="Times New Roman"/>
            <w:sz w:val="24"/>
            <w:szCs w:val="24"/>
          </w:rPr>
          <w:t xml:space="preserve"> </w:t>
        </w:r>
      </w:ins>
      <w:ins w:id="272" w:author="周 天行" w:date="2021-12-17T16:33:00Z">
        <w:r w:rsidR="009A5182">
          <w:rPr>
            <w:rFonts w:ascii="Times New Roman" w:hAnsi="Times New Roman" w:cs="Times New Roman"/>
            <w:sz w:val="24"/>
            <w:szCs w:val="24"/>
          </w:rPr>
          <w:t xml:space="preserve">the </w:t>
        </w:r>
      </w:ins>
      <w:r w:rsidR="00590E57" w:rsidRPr="004B742B">
        <w:rPr>
          <w:rFonts w:ascii="Times New Roman" w:hAnsi="Times New Roman" w:cs="Times New Roman"/>
          <w:sz w:val="24"/>
          <w:szCs w:val="24"/>
        </w:rPr>
        <w:t>model debugging and rule mining</w:t>
      </w:r>
      <w:del w:id="273" w:author="周 天行" w:date="2021-12-17T16:34:00Z">
        <w:r w:rsidR="00590E57" w:rsidRPr="004B742B" w:rsidDel="009A5182">
          <w:rPr>
            <w:rFonts w:ascii="Times New Roman" w:hAnsi="Times New Roman" w:cs="Times New Roman"/>
            <w:sz w:val="24"/>
            <w:szCs w:val="24"/>
          </w:rPr>
          <w:delText xml:space="preserve">; </w:delText>
        </w:r>
      </w:del>
      <w:ins w:id="274" w:author="周 天行" w:date="2021-12-17T16:34:00Z">
        <w:r w:rsidR="009A5182">
          <w:rPr>
            <w:rFonts w:ascii="Times New Roman" w:hAnsi="Times New Roman" w:cs="Times New Roman"/>
            <w:sz w:val="24"/>
            <w:szCs w:val="24"/>
          </w:rPr>
          <w:t>,</w:t>
        </w:r>
        <w:r w:rsidR="009A5182" w:rsidRPr="004B742B">
          <w:rPr>
            <w:rFonts w:ascii="Times New Roman" w:hAnsi="Times New Roman" w:cs="Times New Roman"/>
            <w:sz w:val="24"/>
            <w:szCs w:val="24"/>
          </w:rPr>
          <w:t xml:space="preserve"> </w:t>
        </w:r>
      </w:ins>
      <w:r w:rsidR="00590E57" w:rsidRPr="004B742B">
        <w:rPr>
          <w:rFonts w:ascii="Times New Roman" w:hAnsi="Times New Roman" w:cs="Times New Roman"/>
          <w:sz w:val="24"/>
          <w:szCs w:val="24"/>
        </w:rPr>
        <w:t xml:space="preserve">but their performance and adaptability are not </w:t>
      </w:r>
      <w:ins w:id="275" w:author="周 天行" w:date="2021-12-17T16:35:00Z">
        <w:r w:rsidR="009A5182">
          <w:rPr>
            <w:rFonts w:ascii="Times New Roman" w:hAnsi="Times New Roman" w:cs="Times New Roman"/>
            <w:sz w:val="24"/>
            <w:szCs w:val="24"/>
          </w:rPr>
          <w:t xml:space="preserve">always </w:t>
        </w:r>
      </w:ins>
      <w:r w:rsidR="00590E57" w:rsidRPr="004B742B">
        <w:rPr>
          <w:rFonts w:ascii="Times New Roman" w:hAnsi="Times New Roman" w:cs="Times New Roman"/>
          <w:sz w:val="24"/>
          <w:szCs w:val="24"/>
        </w:rPr>
        <w:t xml:space="preserve">strong. </w:t>
      </w:r>
      <w:bookmarkStart w:id="276" w:name="OLE_LINK34"/>
      <w:del w:id="277" w:author="周 天行" w:date="2021-12-17T16:38:00Z">
        <w:r w:rsidR="0084585E" w:rsidRPr="004B742B" w:rsidDel="005D68B1">
          <w:rPr>
            <w:rFonts w:ascii="Times New Roman" w:hAnsi="Times New Roman" w:cs="Times New Roman"/>
            <w:sz w:val="24"/>
            <w:szCs w:val="24"/>
          </w:rPr>
          <w:delText xml:space="preserve">While </w:delText>
        </w:r>
      </w:del>
      <w:ins w:id="278" w:author="周 天行" w:date="2021-12-17T16:38:00Z">
        <w:r w:rsidR="005D68B1">
          <w:rPr>
            <w:rFonts w:ascii="Times New Roman" w:hAnsi="Times New Roman" w:cs="Times New Roman"/>
            <w:sz w:val="24"/>
            <w:szCs w:val="24"/>
          </w:rPr>
          <w:t>On the contrary,</w:t>
        </w:r>
        <w:r w:rsidR="005D68B1" w:rsidRPr="004B742B">
          <w:rPr>
            <w:rFonts w:ascii="Times New Roman" w:hAnsi="Times New Roman" w:cs="Times New Roman"/>
            <w:sz w:val="24"/>
            <w:szCs w:val="24"/>
          </w:rPr>
          <w:t xml:space="preserve"> </w:t>
        </w:r>
      </w:ins>
      <w:r w:rsidR="0084585E" w:rsidRPr="004B742B">
        <w:rPr>
          <w:rFonts w:ascii="Times New Roman" w:hAnsi="Times New Roman" w:cs="Times New Roman"/>
          <w:sz w:val="24"/>
          <w:szCs w:val="24"/>
        </w:rPr>
        <w:t>u</w:t>
      </w:r>
      <w:r w:rsidR="00590E57" w:rsidRPr="004B742B">
        <w:rPr>
          <w:rFonts w:ascii="Times New Roman" w:hAnsi="Times New Roman" w:cs="Times New Roman"/>
          <w:sz w:val="24"/>
          <w:szCs w:val="24"/>
        </w:rPr>
        <w:t xml:space="preserve">nexplainable </w:t>
      </w:r>
      <w:r w:rsidR="0084585E" w:rsidRPr="004B742B">
        <w:rPr>
          <w:rFonts w:ascii="Times New Roman" w:hAnsi="Times New Roman" w:cs="Times New Roman"/>
          <w:sz w:val="24"/>
          <w:szCs w:val="24"/>
        </w:rPr>
        <w:t>algorithms</w:t>
      </w:r>
      <w:r w:rsidR="00590E57" w:rsidRPr="004B742B">
        <w:rPr>
          <w:rFonts w:ascii="Times New Roman" w:hAnsi="Times New Roman" w:cs="Times New Roman"/>
          <w:sz w:val="24"/>
          <w:szCs w:val="24"/>
        </w:rPr>
        <w:t>,</w:t>
      </w:r>
      <w:r w:rsidR="0084585E" w:rsidRPr="004B742B">
        <w:rPr>
          <w:rFonts w:ascii="Times New Roman" w:hAnsi="Times New Roman" w:cs="Times New Roman"/>
          <w:sz w:val="24"/>
          <w:szCs w:val="24"/>
        </w:rPr>
        <w:t xml:space="preserve"> often called ‘black-box’,</w:t>
      </w:r>
      <w:r w:rsidR="00590E57" w:rsidRPr="004B742B">
        <w:rPr>
          <w:rFonts w:ascii="Times New Roman" w:hAnsi="Times New Roman" w:cs="Times New Roman"/>
          <w:sz w:val="24"/>
          <w:szCs w:val="24"/>
        </w:rPr>
        <w:t xml:space="preserve"> such as the forest model, </w:t>
      </w:r>
      <w:ins w:id="279" w:author="周 天行" w:date="2021-12-17T16:36:00Z">
        <w:r w:rsidR="009A5182">
          <w:rPr>
            <w:rFonts w:ascii="Times New Roman" w:hAnsi="Times New Roman" w:cs="Times New Roman"/>
            <w:sz w:val="24"/>
            <w:szCs w:val="24"/>
          </w:rPr>
          <w:t>al</w:t>
        </w:r>
      </w:ins>
      <w:ins w:id="280" w:author="周 天行" w:date="2021-12-17T16:37:00Z">
        <w:r w:rsidR="009A5182">
          <w:rPr>
            <w:rFonts w:ascii="Times New Roman" w:hAnsi="Times New Roman" w:cs="Times New Roman"/>
            <w:sz w:val="24"/>
            <w:szCs w:val="24"/>
          </w:rPr>
          <w:t xml:space="preserve">ways </w:t>
        </w:r>
      </w:ins>
      <w:del w:id="281" w:author="周 天行" w:date="2021-12-17T16:36:00Z">
        <w:r w:rsidR="00590E57" w:rsidRPr="004B742B" w:rsidDel="009A5182">
          <w:rPr>
            <w:rFonts w:ascii="Times New Roman" w:hAnsi="Times New Roman" w:cs="Times New Roman"/>
            <w:sz w:val="24"/>
            <w:szCs w:val="24"/>
          </w:rPr>
          <w:delText xml:space="preserve">have </w:delText>
        </w:r>
      </w:del>
      <w:ins w:id="282" w:author="周 天行" w:date="2021-12-17T16:36:00Z">
        <w:r w:rsidR="009A5182">
          <w:rPr>
            <w:rFonts w:ascii="Times New Roman" w:hAnsi="Times New Roman" w:cs="Times New Roman"/>
            <w:sz w:val="24"/>
            <w:szCs w:val="24"/>
          </w:rPr>
          <w:t>show</w:t>
        </w:r>
        <w:r w:rsidR="009A5182" w:rsidRPr="004B742B">
          <w:rPr>
            <w:rFonts w:ascii="Times New Roman" w:hAnsi="Times New Roman" w:cs="Times New Roman"/>
            <w:sz w:val="24"/>
            <w:szCs w:val="24"/>
          </w:rPr>
          <w:t xml:space="preserve"> </w:t>
        </w:r>
      </w:ins>
      <w:r w:rsidR="00590E57" w:rsidRPr="004B742B">
        <w:rPr>
          <w:rFonts w:ascii="Times New Roman" w:hAnsi="Times New Roman" w:cs="Times New Roman"/>
          <w:sz w:val="24"/>
          <w:szCs w:val="24"/>
        </w:rPr>
        <w:t>good performance</w:t>
      </w:r>
      <w:bookmarkEnd w:id="276"/>
      <w:r w:rsidR="00590E57" w:rsidRPr="004B742B">
        <w:rPr>
          <w:rFonts w:ascii="Times New Roman" w:hAnsi="Times New Roman" w:cs="Times New Roman"/>
          <w:sz w:val="24"/>
          <w:szCs w:val="24"/>
        </w:rPr>
        <w:t xml:space="preserve">, but it is often difficult for researchers to understand the decision-making process, and it is more difficult </w:t>
      </w:r>
      <w:del w:id="283" w:author="周 天行" w:date="2021-12-17T16:40:00Z">
        <w:r w:rsidR="00590E57" w:rsidRPr="004B742B" w:rsidDel="005D68B1">
          <w:rPr>
            <w:rFonts w:ascii="Times New Roman" w:hAnsi="Times New Roman" w:cs="Times New Roman"/>
            <w:sz w:val="24"/>
            <w:szCs w:val="24"/>
          </w:rPr>
          <w:delText>for the debugging and maintenance of</w:delText>
        </w:r>
      </w:del>
      <w:ins w:id="284" w:author="周 天行" w:date="2021-12-17T16:40:00Z">
        <w:r w:rsidR="005D68B1">
          <w:rPr>
            <w:rFonts w:ascii="Times New Roman" w:hAnsi="Times New Roman" w:cs="Times New Roman"/>
            <w:sz w:val="24"/>
            <w:szCs w:val="24"/>
          </w:rPr>
          <w:t>to debug and maintain</w:t>
        </w:r>
      </w:ins>
      <w:r w:rsidR="00590E57" w:rsidRPr="004B742B">
        <w:rPr>
          <w:rFonts w:ascii="Times New Roman" w:hAnsi="Times New Roman" w:cs="Times New Roman"/>
          <w:sz w:val="24"/>
          <w:szCs w:val="24"/>
        </w:rPr>
        <w:t xml:space="preserve"> the model</w:t>
      </w:r>
      <w:r w:rsidR="0079466D" w:rsidRPr="004B742B">
        <w:rPr>
          <w:rFonts w:ascii="Times New Roman" w:hAnsi="Times New Roman" w:cs="Times New Roman"/>
          <w:sz w:val="24"/>
          <w:szCs w:val="24"/>
        </w:rPr>
        <w:fldChar w:fldCharType="begin"/>
      </w:r>
      <w:r w:rsidR="0079466D" w:rsidRPr="004B742B">
        <w:rPr>
          <w:rFonts w:ascii="Times New Roman" w:hAnsi="Times New Roman" w:cs="Times New Roman"/>
          <w:sz w:val="24"/>
          <w:szCs w:val="24"/>
        </w:rPr>
        <w:instrText xml:space="preserve"> ADDIN EN.CITE &lt;EndNote&gt;&lt;Cite&gt;&lt;Author&gt;Parsa&lt;/Author&gt;&lt;Year&gt;2020&lt;/Year&gt;&lt;RecNum&gt;49&lt;/RecNum&gt;&lt;DisplayText&gt;&lt;style face="superscript"&gt;[47]&lt;/style&gt;&lt;/DisplayText&gt;&lt;record&gt;&lt;rec-number&gt;49&lt;/rec-number&gt;&lt;foreign-keys&gt;&lt;key app="EN" db-id="d92fa20fp0w0fpedxt1xtfxdz529zfra0std" timestamp="1638785409"&gt;49&lt;/key&gt;&lt;/foreign-keys&gt;&lt;ref-type name="Journal Article"&gt;17&lt;/ref-type&gt;&lt;contributors&gt;&lt;authors&gt;&lt;author&gt;Parsa, Amir Bahador&lt;/author&gt;&lt;author&gt;Movahedi, Ali&lt;/author&gt;&lt;author&gt;Taghipour, Homa&lt;/author&gt;&lt;author&gt;Derrible, Sybil&lt;/author&gt;&lt;author&gt;Mohammadian, Abolfazl&lt;/author&gt;&lt;/authors&gt;&lt;/contributors&gt;&lt;titles&gt;&lt;title&gt;Toward safer highways, application of XGBoost and SHAP for real-time accident detection and feature analysis&lt;/title&gt;&lt;secondary-title&gt;Accident Analysis &amp;amp; Prevention&lt;/secondary-title&gt;&lt;/titles&gt;&lt;periodical&gt;&lt;full-title&gt;Accident Analysis &amp;amp; Prevention&lt;/full-title&gt;&lt;/periodical&gt;&lt;pages&gt;105405&lt;/pages&gt;&lt;volume&gt;136&lt;/volume&gt;&lt;keywords&gt;&lt;keyword&gt;Accident detection&lt;/keyword&gt;&lt;keyword&gt;XGBoost&lt;/keyword&gt;&lt;keyword&gt;SHAP&lt;/keyword&gt;&lt;keyword&gt;Real time data&lt;/keyword&gt;&lt;keyword&gt;Machine learning&lt;/keyword&gt;&lt;/keywords&gt;&lt;dates&gt;&lt;year&gt;2020&lt;/year&gt;&lt;pub-dates&gt;&lt;date&gt;2020/03/01/&lt;/date&gt;&lt;/pub-dates&gt;&lt;/dates&gt;&lt;isbn&gt;0001-4575&lt;/isbn&gt;&lt;urls&gt;&lt;related-urls&gt;&lt;url&gt;https://www.sciencedirect.com/science/article/pii/S0001457519311790&lt;/url&gt;&lt;/related-urls&gt;&lt;/urls&gt;&lt;electronic-resource-num&gt;https://doi.org/10.1016/j.aap.2019.105405&lt;/electronic-resource-num&gt;&lt;/record&gt;&lt;/Cite&gt;&lt;/EndNote&gt;</w:instrText>
      </w:r>
      <w:r w:rsidR="0079466D" w:rsidRPr="004B742B">
        <w:rPr>
          <w:rFonts w:ascii="Times New Roman" w:hAnsi="Times New Roman" w:cs="Times New Roman"/>
          <w:sz w:val="24"/>
          <w:szCs w:val="24"/>
        </w:rPr>
        <w:fldChar w:fldCharType="separate"/>
      </w:r>
      <w:r w:rsidR="0079466D" w:rsidRPr="004B742B">
        <w:rPr>
          <w:rFonts w:ascii="Times New Roman" w:hAnsi="Times New Roman" w:cs="Times New Roman"/>
          <w:noProof/>
          <w:sz w:val="24"/>
          <w:szCs w:val="24"/>
          <w:vertAlign w:val="superscript"/>
        </w:rPr>
        <w:t>[47]</w:t>
      </w:r>
      <w:r w:rsidR="0079466D" w:rsidRPr="004B742B">
        <w:rPr>
          <w:rFonts w:ascii="Times New Roman" w:hAnsi="Times New Roman" w:cs="Times New Roman"/>
          <w:sz w:val="24"/>
          <w:szCs w:val="24"/>
        </w:rPr>
        <w:fldChar w:fldCharType="end"/>
      </w:r>
      <w:r w:rsidR="00590E57" w:rsidRPr="004B742B">
        <w:rPr>
          <w:rFonts w:ascii="Times New Roman" w:hAnsi="Times New Roman" w:cs="Times New Roman"/>
          <w:sz w:val="24"/>
          <w:szCs w:val="24"/>
        </w:rPr>
        <w:t>.</w:t>
      </w:r>
      <w:r w:rsidR="0084585E" w:rsidRPr="004B742B">
        <w:rPr>
          <w:rFonts w:ascii="Times New Roman" w:hAnsi="Times New Roman" w:cs="Times New Roman"/>
          <w:sz w:val="24"/>
          <w:szCs w:val="24"/>
        </w:rPr>
        <w:t xml:space="preserve"> </w:t>
      </w:r>
      <w:r w:rsidR="00623FE6" w:rsidRPr="004B742B">
        <w:rPr>
          <w:rFonts w:ascii="Times New Roman" w:hAnsi="Times New Roman" w:cs="Times New Roman"/>
          <w:sz w:val="24"/>
          <w:szCs w:val="24"/>
        </w:rPr>
        <w:t>Therefore, it is necessary to use some interpretable methods to crack the black box model</w:t>
      </w:r>
      <w:r w:rsidR="0059568F" w:rsidRPr="004B742B">
        <w:rPr>
          <w:rFonts w:ascii="Times New Roman" w:hAnsi="Times New Roman" w:cs="Times New Roman"/>
          <w:sz w:val="24"/>
          <w:szCs w:val="24"/>
        </w:rPr>
        <w:t>, and the SHAP</w:t>
      </w:r>
      <w:ins w:id="285" w:author="周 天行" w:date="2021-12-17T16:41:00Z">
        <w:r w:rsidR="005D68B1">
          <w:rPr>
            <w:rFonts w:ascii="Times New Roman" w:hAnsi="Times New Roman" w:cs="Times New Roman"/>
            <w:sz w:val="24"/>
            <w:szCs w:val="24"/>
          </w:rPr>
          <w:t xml:space="preserve"> </w:t>
        </w:r>
      </w:ins>
      <w:r w:rsidR="0059568F" w:rsidRPr="004B742B">
        <w:rPr>
          <w:rFonts w:ascii="Times New Roman" w:hAnsi="Times New Roman" w:cs="Times New Roman"/>
          <w:sz w:val="24"/>
          <w:szCs w:val="24"/>
        </w:rPr>
        <w:t xml:space="preserve">(SHapley Additive explanation) algorithm based on game </w:t>
      </w:r>
      <w:r w:rsidR="0059568F" w:rsidRPr="004B742B">
        <w:rPr>
          <w:rFonts w:ascii="Times New Roman" w:hAnsi="Times New Roman" w:cs="Times New Roman"/>
          <w:sz w:val="24"/>
          <w:szCs w:val="24"/>
        </w:rPr>
        <w:lastRenderedPageBreak/>
        <w:t>theory is one of the commonly used tools</w:t>
      </w:r>
      <w:r w:rsidR="0079466D" w:rsidRPr="004B742B">
        <w:rPr>
          <w:rFonts w:ascii="Times New Roman" w:hAnsi="Times New Roman" w:cs="Times New Roman"/>
          <w:sz w:val="24"/>
          <w:szCs w:val="24"/>
        </w:rPr>
        <w:fldChar w:fldCharType="begin"/>
      </w:r>
      <w:r w:rsidR="0079466D" w:rsidRPr="004B742B">
        <w:rPr>
          <w:rFonts w:ascii="Times New Roman" w:hAnsi="Times New Roman" w:cs="Times New Roman"/>
          <w:sz w:val="24"/>
          <w:szCs w:val="24"/>
        </w:rPr>
        <w:instrText xml:space="preserve"> ADDIN EN.CITE &lt;EndNote&gt;&lt;Cite&gt;&lt;Author&gt;Lundberg&lt;/Author&gt;&lt;Year&gt;2018&lt;/Year&gt;&lt;RecNum&gt;50&lt;/RecNum&gt;&lt;DisplayText&gt;&lt;style face="superscript"&gt;[48]&lt;/style&gt;&lt;/DisplayText&gt;&lt;record&gt;&lt;rec-number&gt;50&lt;/rec-number&gt;&lt;foreign-keys&gt;&lt;key app="EN" db-id="d92fa20fp0w0fpedxt1xtfxdz529zfra0std" timestamp="1638785745"&gt;50&lt;/key&gt;&lt;/foreign-keys&gt;&lt;ref-type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Engineering&lt;/secondary-title&gt;&lt;/titles&gt;&lt;periodical&gt;&lt;full-title&gt;Nature Biomedical Engineering&lt;/full-title&gt;&lt;/periodical&gt;&lt;pages&gt;749-760&lt;/pages&gt;&lt;volume&gt;2&lt;/volume&gt;&lt;number&gt;10&lt;/number&gt;&lt;dates&gt;&lt;year&gt;2018&lt;/year&gt;&lt;pub-dates&gt;&lt;date&gt;2018/10/01&lt;/date&gt;&lt;/pub-dates&gt;&lt;/dates&gt;&lt;isbn&gt;2157-846X&lt;/isbn&gt;&lt;urls&gt;&lt;related-urls&gt;&lt;url&gt;https://doi.org/10.1038/s41551-018-0304-0&lt;/url&gt;&lt;/related-urls&gt;&lt;/urls&gt;&lt;electronic-resource-num&gt;10.1038/s41551-018-0304-0&lt;/electronic-resource-num&gt;&lt;/record&gt;&lt;/Cite&gt;&lt;/EndNote&gt;</w:instrText>
      </w:r>
      <w:r w:rsidR="0079466D" w:rsidRPr="004B742B">
        <w:rPr>
          <w:rFonts w:ascii="Times New Roman" w:hAnsi="Times New Roman" w:cs="Times New Roman"/>
          <w:sz w:val="24"/>
          <w:szCs w:val="24"/>
        </w:rPr>
        <w:fldChar w:fldCharType="separate"/>
      </w:r>
      <w:r w:rsidR="0079466D" w:rsidRPr="004B742B">
        <w:rPr>
          <w:rFonts w:ascii="Times New Roman" w:hAnsi="Times New Roman" w:cs="Times New Roman"/>
          <w:noProof/>
          <w:sz w:val="24"/>
          <w:szCs w:val="24"/>
          <w:vertAlign w:val="superscript"/>
        </w:rPr>
        <w:t>[48]</w:t>
      </w:r>
      <w:r w:rsidR="0079466D" w:rsidRPr="004B742B">
        <w:rPr>
          <w:rFonts w:ascii="Times New Roman" w:hAnsi="Times New Roman" w:cs="Times New Roman"/>
          <w:sz w:val="24"/>
          <w:szCs w:val="24"/>
        </w:rPr>
        <w:fldChar w:fldCharType="end"/>
      </w:r>
      <w:r w:rsidR="0059568F" w:rsidRPr="004B742B">
        <w:rPr>
          <w:rFonts w:ascii="Times New Roman" w:hAnsi="Times New Roman" w:cs="Times New Roman"/>
          <w:sz w:val="24"/>
          <w:szCs w:val="24"/>
        </w:rPr>
        <w:t>.</w:t>
      </w:r>
      <w:r w:rsidR="00AD3898" w:rsidRPr="004B742B">
        <w:rPr>
          <w:rFonts w:ascii="Times New Roman" w:hAnsi="Times New Roman" w:cs="Times New Roman"/>
          <w:sz w:val="24"/>
          <w:szCs w:val="24"/>
        </w:rPr>
        <w:t xml:space="preserve"> </w:t>
      </w:r>
      <w:r w:rsidR="00571E35" w:rsidRPr="004B742B">
        <w:rPr>
          <w:rFonts w:ascii="Times New Roman" w:hAnsi="Times New Roman" w:cs="Times New Roman"/>
          <w:sz w:val="24"/>
          <w:szCs w:val="24"/>
        </w:rPr>
        <w:t>Based on SHAP, the decision</w:t>
      </w:r>
      <w:ins w:id="286" w:author="周 天行" w:date="2021-12-17T16:43:00Z">
        <w:r w:rsidR="001471ED">
          <w:rPr>
            <w:rFonts w:ascii="Times New Roman" w:hAnsi="Times New Roman" w:cs="Times New Roman"/>
            <w:sz w:val="24"/>
            <w:szCs w:val="24"/>
          </w:rPr>
          <w:t>-</w:t>
        </w:r>
        <w:r w:rsidR="001471ED">
          <w:rPr>
            <w:rFonts w:ascii="Times New Roman" w:hAnsi="Times New Roman" w:cs="Times New Roman" w:hint="eastAsia"/>
            <w:sz w:val="24"/>
            <w:szCs w:val="24"/>
          </w:rPr>
          <w:t>making</w:t>
        </w:r>
      </w:ins>
      <w:r w:rsidR="00571E35" w:rsidRPr="004B742B">
        <w:rPr>
          <w:rFonts w:ascii="Times New Roman" w:hAnsi="Times New Roman" w:cs="Times New Roman"/>
          <w:sz w:val="24"/>
          <w:szCs w:val="24"/>
        </w:rPr>
        <w:t xml:space="preserve"> path and feature importance of the GTB model are displayed. Eight features were obtained through feature-screening, namely </w:t>
      </w:r>
      <w:bookmarkStart w:id="287" w:name="_Hlk89707225"/>
      <w:r w:rsidR="00571E35" w:rsidRPr="004B742B">
        <w:rPr>
          <w:rFonts w:ascii="Times New Roman" w:hAnsi="Times New Roman" w:cs="Times New Roman"/>
          <w:sz w:val="24"/>
          <w:szCs w:val="24"/>
        </w:rPr>
        <w:t>BCUT2D_MWLOW(BM), PEOE_VSA14(PV14), SMR_VSA1(SV1), MinEStateIndex (ME), VSA_EState5(VS5), VSA_EState6(VS6), VSA_EState7(VS5),</w:t>
      </w:r>
      <w:ins w:id="288" w:author="周 天行" w:date="2021-12-17T16:44:00Z">
        <w:r w:rsidR="001471ED">
          <w:rPr>
            <w:rFonts w:ascii="Times New Roman" w:hAnsi="Times New Roman" w:cs="Times New Roman"/>
            <w:sz w:val="24"/>
            <w:szCs w:val="24"/>
          </w:rPr>
          <w:t xml:space="preserve"> </w:t>
        </w:r>
      </w:ins>
      <w:r w:rsidR="00571E35" w:rsidRPr="004B742B">
        <w:rPr>
          <w:rFonts w:ascii="Times New Roman" w:hAnsi="Times New Roman" w:cs="Times New Roman"/>
          <w:sz w:val="24"/>
          <w:szCs w:val="24"/>
        </w:rPr>
        <w:t>MolLogP</w:t>
      </w:r>
      <w:bookmarkEnd w:id="287"/>
      <w:ins w:id="289" w:author="周 天行" w:date="2021-12-17T16:44:00Z">
        <w:r w:rsidR="001471ED">
          <w:rPr>
            <w:rFonts w:ascii="Times New Roman" w:hAnsi="Times New Roman" w:cs="Times New Roman"/>
            <w:sz w:val="24"/>
            <w:szCs w:val="24"/>
          </w:rPr>
          <w:t xml:space="preserve"> </w:t>
        </w:r>
        <w:r w:rsidR="0054391D">
          <w:rPr>
            <w:rFonts w:ascii="Times New Roman" w:hAnsi="Times New Roman" w:cs="Times New Roman"/>
            <w:sz w:val="24"/>
            <w:szCs w:val="24"/>
          </w:rPr>
          <w:t>and</w:t>
        </w:r>
      </w:ins>
      <w:r w:rsidR="0054391D" w:rsidRPr="004B742B">
        <w:rPr>
          <w:rFonts w:ascii="Times New Roman" w:hAnsi="Times New Roman" w:cs="Times New Roman"/>
          <w:sz w:val="24"/>
          <w:szCs w:val="24"/>
        </w:rPr>
        <w:t xml:space="preserve"> PEOE_VSA14 </w:t>
      </w:r>
      <w:r w:rsidR="00571E35" w:rsidRPr="004B742B">
        <w:rPr>
          <w:rFonts w:ascii="Times New Roman" w:hAnsi="Times New Roman" w:cs="Times New Roman"/>
          <w:sz w:val="24"/>
          <w:szCs w:val="24"/>
        </w:rPr>
        <w:t>(Table 1).</w:t>
      </w:r>
      <w:r w:rsidR="008864D5" w:rsidRPr="004B742B">
        <w:rPr>
          <w:rFonts w:ascii="Times New Roman" w:hAnsi="Times New Roman" w:cs="Times New Roman"/>
          <w:sz w:val="24"/>
          <w:szCs w:val="24"/>
        </w:rPr>
        <w:t xml:space="preserve"> According to the definition of each feature</w:t>
      </w:r>
      <w:r w:rsidR="00F30307" w:rsidRPr="004B742B">
        <w:rPr>
          <w:rFonts w:ascii="Times New Roman" w:hAnsi="Times New Roman" w:cs="Times New Roman"/>
          <w:sz w:val="24"/>
          <w:szCs w:val="24"/>
        </w:rPr>
        <w:t>, attributes such as molecular weight, charge, van der Waals surface area, and water solubility are the most important physical and chemical properties in judging umami/bitterness</w:t>
      </w:r>
      <w:del w:id="290" w:author="周 天行" w:date="2021-12-17T16:46:00Z">
        <w:r w:rsidR="00F30307" w:rsidRPr="004B742B" w:rsidDel="001471ED">
          <w:rPr>
            <w:rFonts w:ascii="Times New Roman" w:hAnsi="Times New Roman" w:cs="Times New Roman"/>
            <w:sz w:val="24"/>
            <w:szCs w:val="24"/>
          </w:rPr>
          <w:delText>. This</w:delText>
        </w:r>
      </w:del>
      <w:ins w:id="291" w:author="周 天行" w:date="2021-12-17T16:46:00Z">
        <w:r w:rsidR="001471ED">
          <w:rPr>
            <w:rFonts w:ascii="Times New Roman" w:hAnsi="Times New Roman" w:cs="Times New Roman"/>
            <w:sz w:val="24"/>
            <w:szCs w:val="24"/>
          </w:rPr>
          <w:t>, which</w:t>
        </w:r>
      </w:ins>
      <w:r w:rsidR="00F30307" w:rsidRPr="004B742B">
        <w:rPr>
          <w:rFonts w:ascii="Times New Roman" w:hAnsi="Times New Roman" w:cs="Times New Roman"/>
          <w:sz w:val="24"/>
          <w:szCs w:val="24"/>
        </w:rPr>
        <w:t xml:space="preserve"> is basically consistent with the important indicators (Hydrophilicity, Acidic Amino Acid, Low Molecular Weight) </w:t>
      </w:r>
      <w:del w:id="292" w:author="周 天行" w:date="2021-12-17T16:46:00Z">
        <w:r w:rsidR="00F30307" w:rsidRPr="004B742B" w:rsidDel="001471ED">
          <w:rPr>
            <w:rFonts w:ascii="Times New Roman" w:hAnsi="Times New Roman" w:cs="Times New Roman"/>
            <w:sz w:val="24"/>
            <w:szCs w:val="24"/>
          </w:rPr>
          <w:delText xml:space="preserve">considered </w:delText>
        </w:r>
      </w:del>
      <w:ins w:id="293" w:author="周 天行" w:date="2021-12-17T16:47:00Z">
        <w:r w:rsidR="001471ED">
          <w:rPr>
            <w:rFonts w:ascii="Times New Roman" w:hAnsi="Times New Roman" w:cs="Times New Roman"/>
            <w:sz w:val="24"/>
            <w:szCs w:val="24"/>
          </w:rPr>
          <w:t>concluded</w:t>
        </w:r>
      </w:ins>
      <w:ins w:id="294" w:author="周 天行" w:date="2021-12-17T16:46:00Z">
        <w:r w:rsidR="001471ED" w:rsidRPr="004B742B">
          <w:rPr>
            <w:rFonts w:ascii="Times New Roman" w:hAnsi="Times New Roman" w:cs="Times New Roman"/>
            <w:sz w:val="24"/>
            <w:szCs w:val="24"/>
          </w:rPr>
          <w:t xml:space="preserve"> </w:t>
        </w:r>
      </w:ins>
      <w:r w:rsidR="00F30307" w:rsidRPr="004B742B">
        <w:rPr>
          <w:rFonts w:ascii="Times New Roman" w:hAnsi="Times New Roman" w:cs="Times New Roman"/>
          <w:sz w:val="24"/>
          <w:szCs w:val="24"/>
        </w:rPr>
        <w:t>by Charoenkwan P and others in the iUmami-SCM model</w:t>
      </w:r>
      <w:r w:rsidR="0053765B" w:rsidRPr="004B742B">
        <w:rPr>
          <w:rFonts w:ascii="Times New Roman" w:hAnsi="Times New Roman" w:cs="Times New Roman"/>
          <w:sz w:val="24"/>
          <w:szCs w:val="24"/>
        </w:rPr>
        <w:fldChar w:fldCharType="begin"/>
      </w:r>
      <w:r w:rsidR="0053765B"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53765B" w:rsidRPr="004B742B">
        <w:rPr>
          <w:rFonts w:ascii="Times New Roman" w:hAnsi="Times New Roman" w:cs="Times New Roman"/>
          <w:sz w:val="24"/>
          <w:szCs w:val="24"/>
        </w:rPr>
        <w:fldChar w:fldCharType="separate"/>
      </w:r>
      <w:r w:rsidR="0053765B" w:rsidRPr="004B742B">
        <w:rPr>
          <w:rFonts w:ascii="Times New Roman" w:hAnsi="Times New Roman" w:cs="Times New Roman"/>
          <w:noProof/>
          <w:sz w:val="24"/>
          <w:szCs w:val="24"/>
          <w:vertAlign w:val="superscript"/>
        </w:rPr>
        <w:t>[15]</w:t>
      </w:r>
      <w:r w:rsidR="0053765B" w:rsidRPr="004B742B">
        <w:rPr>
          <w:rFonts w:ascii="Times New Roman" w:hAnsi="Times New Roman" w:cs="Times New Roman"/>
          <w:sz w:val="24"/>
          <w:szCs w:val="24"/>
        </w:rPr>
        <w:fldChar w:fldCharType="end"/>
      </w:r>
      <w:r w:rsidR="00F30307" w:rsidRPr="004B742B">
        <w:rPr>
          <w:rFonts w:ascii="Times New Roman" w:hAnsi="Times New Roman" w:cs="Times New Roman"/>
          <w:sz w:val="24"/>
          <w:szCs w:val="24"/>
        </w:rPr>
        <w:t>. The 8 features were sorted according to Permutation Importance</w:t>
      </w:r>
      <w:r w:rsidR="00F30307" w:rsidRPr="004B742B">
        <w:rPr>
          <w:rFonts w:ascii="Times New Roman" w:hAnsi="Times New Roman" w:cs="Times New Roman"/>
          <w:sz w:val="24"/>
          <w:szCs w:val="24"/>
        </w:rPr>
        <w:fldChar w:fldCharType="begin"/>
      </w:r>
      <w:r w:rsidR="00F30307" w:rsidRPr="004B742B">
        <w:rPr>
          <w:rFonts w:ascii="Times New Roman" w:hAnsi="Times New Roman" w:cs="Times New Roman"/>
          <w:sz w:val="24"/>
          <w:szCs w:val="24"/>
        </w:rPr>
        <w:instrText xml:space="preserve"> ADDIN EN.CITE &lt;EndNote&gt;&lt;Cite&gt;&lt;Author&gt;Gregorutti&lt;/Author&gt;&lt;Year&gt;2017&lt;/Year&gt;&lt;RecNum&gt;53&lt;/RecNum&gt;&lt;DisplayText&gt;&lt;style face="superscript"&gt;[49]&lt;/style&gt;&lt;/DisplayText&gt;&lt;record&gt;&lt;rec-number&gt;53&lt;/rec-number&gt;&lt;foreign-keys&gt;&lt;key app="EN" db-id="d92fa20fp0w0fpedxt1xtfxdz529zfra0std" timestamp="1636038922"&gt;53&lt;/key&gt;&lt;/foreign-keys&gt;&lt;ref-type name="Journal Article"&gt;17&lt;/ref-type&gt;&lt;contributors&gt;&lt;authors&gt;&lt;author&gt;Gregorutti, Baptiste&lt;/author&gt;&lt;author&gt;Michel, Bertrand&lt;/author&gt;&lt;author&gt;Saint-Pierre, Philippe&lt;/author&gt;&lt;/authors&gt;&lt;/contributors&gt;&lt;titles&gt;&lt;title&gt;Correlation and variable importance in random forests&lt;/title&gt;&lt;secondary-title&gt;Statistics and Computing&lt;/secondary-title&gt;&lt;/titles&gt;&lt;periodical&gt;&lt;full-title&gt;Statistics and Computing&lt;/full-title&gt;&lt;/periodical&gt;&lt;pages&gt;659-678&lt;/pages&gt;&lt;volume&gt;27&lt;/volume&gt;&lt;number&gt;3&lt;/number&gt;&lt;dates&gt;&lt;year&gt;2017&lt;/year&gt;&lt;pub-dates&gt;&lt;date&gt;May&lt;/date&gt;&lt;/pub-dates&gt;&lt;/dates&gt;&lt;isbn&gt;0960-3174&lt;/isbn&gt;&lt;accession-num&gt;WOS:000395002500006&lt;/accession-num&gt;&lt;urls&gt;&lt;related-urls&gt;&lt;url&gt;&amp;lt;Go to ISI&amp;gt;://WOS:000395002500006&lt;/url&gt;&lt;/related-urls&gt;&lt;/urls&gt;&lt;electronic-resource-num&gt;10.1007/s11222-016-9646-1&lt;/electronic-resource-num&gt;&lt;/record&gt;&lt;/Cite&gt;&lt;/EndNote&gt;</w:instrText>
      </w:r>
      <w:r w:rsidR="00F30307" w:rsidRPr="004B742B">
        <w:rPr>
          <w:rFonts w:ascii="Times New Roman" w:hAnsi="Times New Roman" w:cs="Times New Roman"/>
          <w:sz w:val="24"/>
          <w:szCs w:val="24"/>
        </w:rPr>
        <w:fldChar w:fldCharType="separate"/>
      </w:r>
      <w:r w:rsidR="00F30307" w:rsidRPr="004B742B">
        <w:rPr>
          <w:rFonts w:ascii="Times New Roman" w:hAnsi="Times New Roman" w:cs="Times New Roman"/>
          <w:noProof/>
          <w:sz w:val="24"/>
          <w:szCs w:val="24"/>
          <w:vertAlign w:val="superscript"/>
        </w:rPr>
        <w:t>[49]</w:t>
      </w:r>
      <w:r w:rsidR="00F30307" w:rsidRPr="004B742B">
        <w:rPr>
          <w:rFonts w:ascii="Times New Roman" w:hAnsi="Times New Roman" w:cs="Times New Roman"/>
          <w:sz w:val="24"/>
          <w:szCs w:val="24"/>
        </w:rPr>
        <w:fldChar w:fldCharType="end"/>
      </w:r>
      <w:r w:rsidR="00F30307" w:rsidRPr="004B742B">
        <w:rPr>
          <w:rFonts w:ascii="Times New Roman" w:hAnsi="Times New Roman" w:cs="Times New Roman"/>
          <w:sz w:val="24"/>
          <w:szCs w:val="24"/>
        </w:rPr>
        <w:t xml:space="preserve">, as shown in Figure </w:t>
      </w:r>
      <w:r w:rsidR="0053765B" w:rsidRPr="004B742B">
        <w:rPr>
          <w:rFonts w:ascii="Times New Roman" w:hAnsi="Times New Roman" w:cs="Times New Roman"/>
          <w:sz w:val="24"/>
          <w:szCs w:val="24"/>
        </w:rPr>
        <w:t>3b</w:t>
      </w:r>
      <w:r w:rsidR="00F30307" w:rsidRPr="004B742B">
        <w:rPr>
          <w:rFonts w:ascii="Times New Roman" w:hAnsi="Times New Roman" w:cs="Times New Roman"/>
          <w:sz w:val="24"/>
          <w:szCs w:val="24"/>
        </w:rPr>
        <w:t>. It can be found that the contributions of M</w:t>
      </w:r>
      <w:r w:rsidR="00411578">
        <w:rPr>
          <w:rFonts w:ascii="Times New Roman" w:hAnsi="Times New Roman" w:cs="Times New Roman" w:hint="eastAsia"/>
          <w:sz w:val="24"/>
          <w:szCs w:val="24"/>
        </w:rPr>
        <w:t>ol</w:t>
      </w:r>
      <w:r w:rsidR="00F30307" w:rsidRPr="004B742B">
        <w:rPr>
          <w:rFonts w:ascii="Times New Roman" w:hAnsi="Times New Roman" w:cs="Times New Roman"/>
          <w:sz w:val="24"/>
          <w:szCs w:val="24"/>
        </w:rPr>
        <w:t>LogP, VSA_ESate6 and BCUT2D_MWLOW to SHAP are positively correlated</w:t>
      </w:r>
      <w:del w:id="295" w:author="崔 智勇" w:date="2021-12-17T20:44:00Z">
        <w:r w:rsidR="00054A85" w:rsidRPr="004B742B" w:rsidDel="00356212">
          <w:rPr>
            <w:rFonts w:ascii="Times New Roman" w:hAnsi="Times New Roman" w:cs="Times New Roman"/>
            <w:sz w:val="24"/>
            <w:szCs w:val="24"/>
            <w:highlight w:val="yellow"/>
          </w:rPr>
          <w:delText>【也是在图</w:delText>
        </w:r>
        <w:r w:rsidR="00054A85" w:rsidRPr="004B742B" w:rsidDel="00356212">
          <w:rPr>
            <w:rFonts w:ascii="Times New Roman" w:hAnsi="Times New Roman" w:cs="Times New Roman"/>
            <w:sz w:val="24"/>
            <w:szCs w:val="24"/>
            <w:highlight w:val="yellow"/>
          </w:rPr>
          <w:delText>3b Note</w:delText>
        </w:r>
        <w:r w:rsidR="00054A85" w:rsidRPr="004B742B" w:rsidDel="00356212">
          <w:rPr>
            <w:rFonts w:ascii="Times New Roman" w:hAnsi="Times New Roman" w:cs="Times New Roman"/>
            <w:sz w:val="24"/>
            <w:szCs w:val="24"/>
            <w:highlight w:val="yellow"/>
          </w:rPr>
          <w:delText>部分有所说明】</w:delText>
        </w:r>
      </w:del>
      <w:r w:rsidR="00F30307" w:rsidRPr="004B742B">
        <w:rPr>
          <w:rFonts w:ascii="Times New Roman" w:hAnsi="Times New Roman" w:cs="Times New Roman"/>
          <w:sz w:val="24"/>
          <w:szCs w:val="24"/>
        </w:rPr>
        <w:t>.</w:t>
      </w:r>
      <w:r w:rsidR="00D56124" w:rsidRPr="004B742B">
        <w:rPr>
          <w:rFonts w:ascii="Times New Roman" w:hAnsi="Times New Roman" w:cs="Times New Roman"/>
          <w:sz w:val="24"/>
          <w:szCs w:val="24"/>
        </w:rPr>
        <w:t xml:space="preserve"> According to the definition of </w:t>
      </w:r>
      <w:ins w:id="296" w:author="周 天行" w:date="2021-12-17T16:48:00Z">
        <w:r w:rsidR="00342DDD">
          <w:rPr>
            <w:rFonts w:ascii="Times New Roman" w:hAnsi="Times New Roman" w:cs="Times New Roman"/>
            <w:sz w:val="24"/>
            <w:szCs w:val="24"/>
          </w:rPr>
          <w:t xml:space="preserve">the </w:t>
        </w:r>
      </w:ins>
      <w:r w:rsidR="00D56124" w:rsidRPr="004B742B">
        <w:rPr>
          <w:rFonts w:ascii="Times New Roman" w:hAnsi="Times New Roman" w:cs="Times New Roman"/>
          <w:sz w:val="24"/>
          <w:szCs w:val="24"/>
        </w:rPr>
        <w:t xml:space="preserve">8 indicators in Table 1, it can be divided into 3 categories, </w:t>
      </w:r>
      <w:del w:id="297" w:author="周 天行" w:date="2021-12-17T16:49:00Z">
        <w:r w:rsidR="00D56124" w:rsidRPr="004B742B" w:rsidDel="00342DDD">
          <w:rPr>
            <w:rFonts w:ascii="Times New Roman" w:hAnsi="Times New Roman" w:cs="Times New Roman"/>
            <w:sz w:val="24"/>
            <w:szCs w:val="24"/>
          </w:rPr>
          <w:delText xml:space="preserve">one is </w:delText>
        </w:r>
      </w:del>
      <w:r w:rsidR="00D56124" w:rsidRPr="004B742B">
        <w:rPr>
          <w:rFonts w:ascii="Times New Roman" w:hAnsi="Times New Roman" w:cs="Times New Roman"/>
          <w:sz w:val="24"/>
          <w:szCs w:val="24"/>
        </w:rPr>
        <w:t xml:space="preserve">solubility, </w:t>
      </w:r>
      <w:del w:id="298" w:author="周 天行" w:date="2021-12-17T16:49:00Z">
        <w:r w:rsidR="00D56124" w:rsidRPr="004B742B" w:rsidDel="00342DDD">
          <w:rPr>
            <w:rFonts w:ascii="Times New Roman" w:hAnsi="Times New Roman" w:cs="Times New Roman"/>
            <w:sz w:val="24"/>
            <w:szCs w:val="24"/>
          </w:rPr>
          <w:delText xml:space="preserve">the other is </w:delText>
        </w:r>
      </w:del>
      <w:r w:rsidR="00D56124" w:rsidRPr="004B742B">
        <w:rPr>
          <w:rFonts w:ascii="Times New Roman" w:hAnsi="Times New Roman" w:cs="Times New Roman"/>
          <w:sz w:val="24"/>
          <w:szCs w:val="24"/>
        </w:rPr>
        <w:t xml:space="preserve">charge </w:t>
      </w:r>
      <w:del w:id="299" w:author="周 天行" w:date="2021-12-17T16:49:00Z">
        <w:r w:rsidR="00D56124" w:rsidRPr="004B742B" w:rsidDel="00342DDD">
          <w:rPr>
            <w:rFonts w:ascii="Times New Roman" w:hAnsi="Times New Roman" w:cs="Times New Roman"/>
            <w:sz w:val="24"/>
            <w:szCs w:val="24"/>
          </w:rPr>
          <w:delText xml:space="preserve">and </w:delText>
        </w:r>
      </w:del>
      <w:ins w:id="300" w:author="周 天行" w:date="2021-12-17T16:49:00Z">
        <w:r w:rsidR="00342DDD">
          <w:rPr>
            <w:rFonts w:ascii="Times New Roman" w:hAnsi="Times New Roman" w:cs="Times New Roman"/>
            <w:sz w:val="24"/>
            <w:szCs w:val="24"/>
          </w:rPr>
          <w:t>&amp;</w:t>
        </w:r>
        <w:r w:rsidR="00342DDD" w:rsidRPr="004B742B">
          <w:rPr>
            <w:rFonts w:ascii="Times New Roman" w:hAnsi="Times New Roman" w:cs="Times New Roman"/>
            <w:sz w:val="24"/>
            <w:szCs w:val="24"/>
          </w:rPr>
          <w:t xml:space="preserve"> </w:t>
        </w:r>
      </w:ins>
      <w:r w:rsidR="00D56124" w:rsidRPr="004B742B">
        <w:rPr>
          <w:rFonts w:ascii="Times New Roman" w:hAnsi="Times New Roman" w:cs="Times New Roman"/>
          <w:sz w:val="24"/>
          <w:szCs w:val="24"/>
        </w:rPr>
        <w:t xml:space="preserve">van der Waals radius, and </w:t>
      </w:r>
      <w:del w:id="301" w:author="周 天行" w:date="2021-12-17T16:49:00Z">
        <w:r w:rsidR="00D56124" w:rsidRPr="004B742B" w:rsidDel="00342DDD">
          <w:rPr>
            <w:rFonts w:ascii="Times New Roman" w:hAnsi="Times New Roman" w:cs="Times New Roman"/>
            <w:sz w:val="24"/>
            <w:szCs w:val="24"/>
          </w:rPr>
          <w:delText xml:space="preserve">the third is </w:delText>
        </w:r>
      </w:del>
      <w:r w:rsidR="00D56124" w:rsidRPr="004B742B">
        <w:rPr>
          <w:rFonts w:ascii="Times New Roman" w:hAnsi="Times New Roman" w:cs="Times New Roman"/>
          <w:sz w:val="24"/>
          <w:szCs w:val="24"/>
        </w:rPr>
        <w:t>molecular weight.</w:t>
      </w:r>
    </w:p>
    <w:p w14:paraId="4AC5B622" w14:textId="2D9639E8" w:rsidR="00C369BC" w:rsidRPr="004B742B" w:rsidRDefault="00C369BC"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 xml:space="preserve">Solubility is the most important indicator for judging whether peptides are umami </w:t>
      </w:r>
      <w:del w:id="302" w:author="周 天行" w:date="2021-12-17T16:49:00Z">
        <w:r w:rsidRPr="004B742B" w:rsidDel="00342DDD">
          <w:rPr>
            <w:rFonts w:ascii="Times New Roman" w:hAnsi="Times New Roman" w:cs="Times New Roman"/>
            <w:sz w:val="24"/>
            <w:szCs w:val="24"/>
          </w:rPr>
          <w:delText xml:space="preserve">and </w:delText>
        </w:r>
      </w:del>
      <w:ins w:id="303" w:author="周 天行" w:date="2021-12-17T16:49:00Z">
        <w:r w:rsidR="00342DDD">
          <w:rPr>
            <w:rFonts w:ascii="Times New Roman" w:hAnsi="Times New Roman" w:cs="Times New Roman"/>
            <w:sz w:val="24"/>
            <w:szCs w:val="24"/>
          </w:rPr>
          <w:t>or</w:t>
        </w:r>
        <w:r w:rsidR="00342DDD"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bitter peptides, </w:t>
      </w:r>
      <w:del w:id="304" w:author="周 天行" w:date="2021-12-17T16:52:00Z">
        <w:r w:rsidRPr="004B742B" w:rsidDel="00D53BC2">
          <w:rPr>
            <w:rFonts w:ascii="Times New Roman" w:hAnsi="Times New Roman" w:cs="Times New Roman"/>
            <w:sz w:val="24"/>
            <w:szCs w:val="24"/>
          </w:rPr>
          <w:delText xml:space="preserve">including </w:delText>
        </w:r>
      </w:del>
      <w:ins w:id="305" w:author="周 天行" w:date="2021-12-17T16:52:00Z">
        <w:r w:rsidR="00D53BC2">
          <w:rPr>
            <w:rFonts w:ascii="Times New Roman" w:hAnsi="Times New Roman" w:cs="Times New Roman"/>
            <w:sz w:val="24"/>
            <w:szCs w:val="24"/>
          </w:rPr>
          <w:t>compared with</w:t>
        </w:r>
        <w:r w:rsidR="00D53BC2" w:rsidRPr="004B742B">
          <w:rPr>
            <w:rFonts w:ascii="Times New Roman" w:hAnsi="Times New Roman" w:cs="Times New Roman"/>
            <w:sz w:val="24"/>
            <w:szCs w:val="24"/>
          </w:rPr>
          <w:t xml:space="preserve"> </w:t>
        </w:r>
      </w:ins>
      <w:r w:rsidR="00D56124" w:rsidRPr="004B742B">
        <w:rPr>
          <w:rFonts w:ascii="Times New Roman" w:hAnsi="Times New Roman" w:cs="Times New Roman"/>
          <w:sz w:val="24"/>
          <w:szCs w:val="24"/>
        </w:rPr>
        <w:t>Mol</w:t>
      </w:r>
      <w:r w:rsidRPr="004B742B">
        <w:rPr>
          <w:rFonts w:ascii="Times New Roman" w:hAnsi="Times New Roman" w:cs="Times New Roman"/>
          <w:sz w:val="24"/>
          <w:szCs w:val="24"/>
        </w:rPr>
        <w:t>LogP</w:t>
      </w:r>
      <w:ins w:id="306" w:author="周 天行" w:date="2021-12-17T16:50:00Z">
        <w:r w:rsidR="00342DDD">
          <w:rPr>
            <w:rFonts w:ascii="Times New Roman" w:hAnsi="Times New Roman" w:cs="Times New Roman"/>
            <w:sz w:val="24"/>
            <w:szCs w:val="24"/>
          </w:rPr>
          <w:t xml:space="preserve"> </w:t>
        </w:r>
      </w:ins>
      <w:r w:rsidR="000C4060" w:rsidRPr="004B742B">
        <w:rPr>
          <w:rFonts w:ascii="Times New Roman" w:hAnsi="Times New Roman" w:cs="Times New Roman"/>
          <w:sz w:val="24"/>
          <w:szCs w:val="24"/>
        </w:rPr>
        <w:t>(</w:t>
      </w:r>
      <w:r w:rsidR="00D638F7" w:rsidRPr="004B742B">
        <w:rPr>
          <w:rFonts w:ascii="Times New Roman" w:hAnsi="Times New Roman" w:cs="Times New Roman"/>
          <w:sz w:val="24"/>
          <w:szCs w:val="24"/>
        </w:rPr>
        <w:t xml:space="preserve">brief in </w:t>
      </w:r>
      <w:r w:rsidR="000C4060" w:rsidRPr="004B742B">
        <w:rPr>
          <w:rFonts w:ascii="Times New Roman" w:hAnsi="Times New Roman" w:cs="Times New Roman"/>
          <w:sz w:val="24"/>
          <w:szCs w:val="24"/>
        </w:rPr>
        <w:t>LogP)</w:t>
      </w:r>
      <w:r w:rsidRPr="004B742B">
        <w:rPr>
          <w:rFonts w:ascii="Times New Roman" w:hAnsi="Times New Roman" w:cs="Times New Roman"/>
          <w:sz w:val="24"/>
          <w:szCs w:val="24"/>
        </w:rPr>
        <w:t xml:space="preserve"> and SMR_VSA1 (</w:t>
      </w:r>
      <w:r w:rsidR="00D638F7" w:rsidRPr="004B742B">
        <w:rPr>
          <w:rFonts w:ascii="Times New Roman" w:hAnsi="Times New Roman" w:cs="Times New Roman"/>
          <w:sz w:val="24"/>
          <w:szCs w:val="24"/>
        </w:rPr>
        <w:t xml:space="preserve">represent </w:t>
      </w:r>
      <w:r w:rsidRPr="004B742B">
        <w:rPr>
          <w:rFonts w:ascii="Times New Roman" w:hAnsi="Times New Roman" w:cs="Times New Roman"/>
          <w:sz w:val="24"/>
          <w:szCs w:val="24"/>
        </w:rPr>
        <w:t xml:space="preserve">polarizability). </w:t>
      </w:r>
      <w:del w:id="307" w:author="周 天行" w:date="2021-12-17T16:54:00Z">
        <w:r w:rsidRPr="004B742B" w:rsidDel="00D53BC2">
          <w:rPr>
            <w:rFonts w:ascii="Times New Roman" w:hAnsi="Times New Roman" w:cs="Times New Roman"/>
            <w:sz w:val="24"/>
            <w:szCs w:val="24"/>
          </w:rPr>
          <w:delText xml:space="preserve">Highly water-soluble </w:delText>
        </w:r>
        <w:bookmarkStart w:id="308" w:name="OLE_LINK35"/>
        <w:r w:rsidRPr="004B742B" w:rsidDel="00D53BC2">
          <w:rPr>
            <w:rFonts w:ascii="Times New Roman" w:hAnsi="Times New Roman" w:cs="Times New Roman"/>
            <w:sz w:val="24"/>
            <w:szCs w:val="24"/>
          </w:rPr>
          <w:delText>peptides</w:delText>
        </w:r>
      </w:del>
      <w:ins w:id="309" w:author="周 天行" w:date="2021-12-17T16:54:00Z">
        <w:r w:rsidR="00D53BC2">
          <w:rPr>
            <w:rFonts w:ascii="Times New Roman" w:hAnsi="Times New Roman" w:cs="Times New Roman"/>
            <w:sz w:val="24"/>
            <w:szCs w:val="24"/>
          </w:rPr>
          <w:t>High water solubility</w:t>
        </w:r>
      </w:ins>
      <w:r w:rsidRPr="004B742B">
        <w:rPr>
          <w:rFonts w:ascii="Times New Roman" w:hAnsi="Times New Roman" w:cs="Times New Roman"/>
          <w:sz w:val="24"/>
          <w:szCs w:val="24"/>
        </w:rPr>
        <w:t xml:space="preserve"> often mean</w:t>
      </w:r>
      <w:ins w:id="310" w:author="周 天行" w:date="2021-12-17T16:55:00Z">
        <w:r w:rsidR="00D53BC2">
          <w:rPr>
            <w:rFonts w:ascii="Times New Roman" w:hAnsi="Times New Roman" w:cs="Times New Roman"/>
            <w:sz w:val="24"/>
            <w:szCs w:val="24"/>
          </w:rPr>
          <w:t>s</w:t>
        </w:r>
      </w:ins>
      <w:r w:rsidRPr="004B742B">
        <w:rPr>
          <w:rFonts w:ascii="Times New Roman" w:hAnsi="Times New Roman" w:cs="Times New Roman"/>
          <w:sz w:val="24"/>
          <w:szCs w:val="24"/>
        </w:rPr>
        <w:t xml:space="preserve"> </w:t>
      </w:r>
      <w:del w:id="311" w:author="周 天行" w:date="2021-12-17T16:55:00Z">
        <w:r w:rsidRPr="004B742B" w:rsidDel="00D53BC2">
          <w:rPr>
            <w:rFonts w:ascii="Times New Roman" w:hAnsi="Times New Roman" w:cs="Times New Roman"/>
            <w:sz w:val="24"/>
            <w:szCs w:val="24"/>
          </w:rPr>
          <w:delText>the</w:delText>
        </w:r>
      </w:del>
      <w:ins w:id="312" w:author="周 天行" w:date="2021-12-17T16:57:00Z">
        <w:r w:rsidR="00EE1101">
          <w:rPr>
            <w:rFonts w:ascii="Times New Roman" w:hAnsi="Times New Roman" w:cs="Times New Roman"/>
            <w:sz w:val="24"/>
            <w:szCs w:val="24"/>
          </w:rPr>
          <w:t xml:space="preserve">a </w:t>
        </w:r>
      </w:ins>
      <w:ins w:id="313" w:author="周 天行" w:date="2021-12-17T16:55:00Z">
        <w:r w:rsidR="00D53BC2">
          <w:rPr>
            <w:rFonts w:ascii="Times New Roman" w:hAnsi="Times New Roman" w:cs="Times New Roman"/>
            <w:sz w:val="24"/>
            <w:szCs w:val="24"/>
          </w:rPr>
          <w:t>higher</w:t>
        </w:r>
      </w:ins>
      <w:r w:rsidRPr="004B742B">
        <w:rPr>
          <w:rFonts w:ascii="Times New Roman" w:hAnsi="Times New Roman" w:cs="Times New Roman"/>
          <w:sz w:val="24"/>
          <w:szCs w:val="24"/>
        </w:rPr>
        <w:t xml:space="preserve"> possibility </w:t>
      </w:r>
      <w:del w:id="314" w:author="周 天行" w:date="2021-12-17T16:56:00Z">
        <w:r w:rsidRPr="004B742B" w:rsidDel="00D53BC2">
          <w:rPr>
            <w:rFonts w:ascii="Times New Roman" w:hAnsi="Times New Roman" w:cs="Times New Roman"/>
            <w:sz w:val="24"/>
            <w:szCs w:val="24"/>
          </w:rPr>
          <w:delText>of becoming</w:delText>
        </w:r>
      </w:del>
      <w:ins w:id="315" w:author="周 天行" w:date="2021-12-17T16:56:00Z">
        <w:r w:rsidR="00D53BC2">
          <w:rPr>
            <w:rFonts w:ascii="Times New Roman" w:hAnsi="Times New Roman" w:cs="Times New Roman"/>
            <w:sz w:val="24"/>
            <w:szCs w:val="24"/>
          </w:rPr>
          <w:t>to be</w:t>
        </w:r>
      </w:ins>
      <w:r w:rsidRPr="004B742B">
        <w:rPr>
          <w:rFonts w:ascii="Times New Roman" w:hAnsi="Times New Roman" w:cs="Times New Roman"/>
          <w:sz w:val="24"/>
          <w:szCs w:val="24"/>
        </w:rPr>
        <w:t xml:space="preserve"> umami peptides. </w:t>
      </w:r>
      <w:bookmarkEnd w:id="308"/>
      <w:del w:id="316" w:author="周 天行" w:date="2021-12-17T16:58:00Z">
        <w:r w:rsidRPr="004B742B" w:rsidDel="00EE1101">
          <w:rPr>
            <w:rFonts w:ascii="Times New Roman" w:hAnsi="Times New Roman" w:cs="Times New Roman"/>
            <w:sz w:val="24"/>
            <w:szCs w:val="24"/>
          </w:rPr>
          <w:delText xml:space="preserve">Through </w:delText>
        </w:r>
      </w:del>
      <w:ins w:id="317" w:author="周 天行" w:date="2021-12-17T16:58:00Z">
        <w:r w:rsidR="00EE1101">
          <w:rPr>
            <w:rFonts w:ascii="Times New Roman" w:hAnsi="Times New Roman" w:cs="Times New Roman"/>
            <w:sz w:val="24"/>
            <w:szCs w:val="24"/>
          </w:rPr>
          <w:t>According to</w:t>
        </w:r>
        <w:r w:rsidR="00EE1101"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Partial Dependence Plot (PDP), it is clear that when LogP &lt; - 0.83 (interval is [-1.18,-0.83]), there is more than 61.5% probability that </w:t>
      </w:r>
      <w:ins w:id="318" w:author="周 天行" w:date="2021-12-17T16:58:00Z">
        <w:r w:rsidR="00EE1101">
          <w:rPr>
            <w:rFonts w:ascii="Times New Roman" w:hAnsi="Times New Roman" w:cs="Times New Roman"/>
            <w:sz w:val="24"/>
            <w:szCs w:val="24"/>
          </w:rPr>
          <w:t xml:space="preserve">the </w:t>
        </w:r>
      </w:ins>
      <w:r w:rsidRPr="004B742B">
        <w:rPr>
          <w:rFonts w:ascii="Times New Roman" w:hAnsi="Times New Roman" w:cs="Times New Roman"/>
          <w:sz w:val="24"/>
          <w:szCs w:val="24"/>
        </w:rPr>
        <w:t xml:space="preserve">peptides </w:t>
      </w:r>
      <w:r w:rsidRPr="004B742B">
        <w:rPr>
          <w:rFonts w:ascii="Times New Roman" w:hAnsi="Times New Roman" w:cs="Times New Roman"/>
          <w:sz w:val="24"/>
          <w:szCs w:val="24"/>
        </w:rPr>
        <w:lastRenderedPageBreak/>
        <w:t>are umami peptides,</w:t>
      </w:r>
      <w:ins w:id="319" w:author="周 天行" w:date="2021-12-17T17:03:00Z">
        <w:r w:rsidR="00495472">
          <w:rPr>
            <w:rFonts w:ascii="Times New Roman" w:hAnsi="Times New Roman" w:cs="Times New Roman"/>
            <w:sz w:val="24"/>
            <w:szCs w:val="24"/>
          </w:rPr>
          <w:t xml:space="preserve"> while,</w:t>
        </w:r>
      </w:ins>
      <w:r w:rsidRPr="004B742B">
        <w:rPr>
          <w:rFonts w:ascii="Times New Roman" w:hAnsi="Times New Roman" w:cs="Times New Roman"/>
          <w:sz w:val="24"/>
          <w:szCs w:val="24"/>
        </w:rPr>
        <w:t xml:space="preserve"> </w:t>
      </w:r>
      <w:bookmarkStart w:id="320" w:name="OLE_LINK36"/>
      <w:r w:rsidRPr="004B742B">
        <w:rPr>
          <w:rFonts w:ascii="Times New Roman" w:hAnsi="Times New Roman" w:cs="Times New Roman"/>
          <w:sz w:val="24"/>
          <w:szCs w:val="24"/>
        </w:rPr>
        <w:t xml:space="preserve">in </w:t>
      </w:r>
      <w:ins w:id="321" w:author="周 天行" w:date="2021-12-17T16:59:00Z">
        <w:r w:rsidR="00EE1101">
          <w:rPr>
            <w:rFonts w:ascii="Times New Roman" w:hAnsi="Times New Roman" w:cs="Times New Roman"/>
            <w:sz w:val="24"/>
            <w:szCs w:val="24"/>
          </w:rPr>
          <w:t xml:space="preserve">the </w:t>
        </w:r>
        <w:r w:rsidR="00EE1101" w:rsidRPr="004B742B">
          <w:rPr>
            <w:rFonts w:ascii="Times New Roman" w:hAnsi="Times New Roman" w:cs="Times New Roman"/>
            <w:sz w:val="24"/>
            <w:szCs w:val="24"/>
          </w:rPr>
          <w:t xml:space="preserve">Stages </w:t>
        </w:r>
      </w:ins>
      <w:ins w:id="322" w:author="周 天行" w:date="2021-12-17T17:00:00Z">
        <w:r w:rsidR="00EE1101">
          <w:rPr>
            <w:rFonts w:ascii="Times New Roman" w:hAnsi="Times New Roman" w:cs="Times New Roman"/>
            <w:sz w:val="24"/>
            <w:szCs w:val="24"/>
          </w:rPr>
          <w:t xml:space="preserve">of </w:t>
        </w:r>
      </w:ins>
      <w:r w:rsidRPr="004B742B">
        <w:rPr>
          <w:rFonts w:ascii="Times New Roman" w:hAnsi="Times New Roman" w:cs="Times New Roman"/>
          <w:sz w:val="24"/>
          <w:szCs w:val="24"/>
        </w:rPr>
        <w:t>[-3.84,-2.51]</w:t>
      </w:r>
      <w:del w:id="323" w:author="周 天行" w:date="2021-12-17T17:00:00Z">
        <w:r w:rsidRPr="004B742B" w:rsidDel="00EE1101">
          <w:rPr>
            <w:rFonts w:ascii="Times New Roman" w:hAnsi="Times New Roman" w:cs="Times New Roman"/>
            <w:sz w:val="24"/>
            <w:szCs w:val="24"/>
          </w:rPr>
          <w:delText>,</w:delText>
        </w:r>
      </w:del>
      <w:ins w:id="324" w:author="周 天行" w:date="2021-12-17T17:00:00Z">
        <w:r w:rsidR="00EE1101">
          <w:rPr>
            <w:rFonts w:ascii="Times New Roman" w:hAnsi="Times New Roman" w:cs="Times New Roman"/>
            <w:sz w:val="24"/>
            <w:szCs w:val="24"/>
          </w:rPr>
          <w:t xml:space="preserve"> and</w:t>
        </w:r>
      </w:ins>
      <w:r w:rsidRPr="004B742B">
        <w:rPr>
          <w:rFonts w:ascii="Times New Roman" w:hAnsi="Times New Roman" w:cs="Times New Roman"/>
          <w:sz w:val="24"/>
          <w:szCs w:val="24"/>
        </w:rPr>
        <w:t xml:space="preserve"> [-2.11,-1.64 ] </w:t>
      </w:r>
      <w:del w:id="325" w:author="周 天行" w:date="2021-12-17T16:59:00Z">
        <w:r w:rsidRPr="004B742B" w:rsidDel="00EE1101">
          <w:rPr>
            <w:rFonts w:ascii="Times New Roman" w:hAnsi="Times New Roman" w:cs="Times New Roman"/>
            <w:sz w:val="24"/>
            <w:szCs w:val="24"/>
          </w:rPr>
          <w:delText xml:space="preserve">Stages </w:delText>
        </w:r>
      </w:del>
      <w:ins w:id="326" w:author="周 天行" w:date="2021-12-17T17:01:00Z">
        <w:r w:rsidR="00EE1101">
          <w:rPr>
            <w:rFonts w:ascii="Times New Roman" w:hAnsi="Times New Roman" w:cs="Times New Roman" w:hint="eastAsia"/>
            <w:sz w:val="24"/>
            <w:szCs w:val="24"/>
          </w:rPr>
          <w:t xml:space="preserve">, </w:t>
        </w:r>
      </w:ins>
      <w:ins w:id="327" w:author="周 天行" w:date="2021-12-17T17:00:00Z">
        <w:r w:rsidR="00EE1101">
          <w:rPr>
            <w:rFonts w:ascii="Times New Roman" w:hAnsi="Times New Roman" w:cs="Times New Roman"/>
            <w:sz w:val="24"/>
            <w:szCs w:val="24"/>
          </w:rPr>
          <w:t xml:space="preserve">the </w:t>
        </w:r>
        <w:r w:rsidR="00EE1101" w:rsidRPr="004B742B">
          <w:rPr>
            <w:rFonts w:ascii="Times New Roman" w:hAnsi="Times New Roman" w:cs="Times New Roman"/>
            <w:sz w:val="24"/>
            <w:szCs w:val="24"/>
          </w:rPr>
          <w:t xml:space="preserve">success rates </w:t>
        </w:r>
      </w:ins>
      <w:ins w:id="328" w:author="周 天行" w:date="2021-12-17T17:05:00Z">
        <w:r w:rsidR="00495472">
          <w:rPr>
            <w:rFonts w:ascii="Times New Roman" w:hAnsi="Times New Roman" w:cs="Times New Roman"/>
            <w:sz w:val="24"/>
            <w:szCs w:val="24"/>
          </w:rPr>
          <w:t xml:space="preserve">of correct judgments </w:t>
        </w:r>
      </w:ins>
      <w:del w:id="329" w:author="周 天行" w:date="2021-12-17T17:01:00Z">
        <w:r w:rsidRPr="004B742B" w:rsidDel="00EE1101">
          <w:rPr>
            <w:rFonts w:ascii="Times New Roman" w:hAnsi="Times New Roman" w:cs="Times New Roman"/>
            <w:sz w:val="24"/>
            <w:szCs w:val="24"/>
          </w:rPr>
          <w:delText xml:space="preserve">have </w:delText>
        </w:r>
      </w:del>
      <w:ins w:id="330" w:author="周 天行" w:date="2021-12-17T17:01:00Z">
        <w:r w:rsidR="00EE1101">
          <w:rPr>
            <w:rFonts w:ascii="Times New Roman" w:hAnsi="Times New Roman" w:cs="Times New Roman"/>
            <w:sz w:val="24"/>
            <w:szCs w:val="24"/>
          </w:rPr>
          <w:t>are</w:t>
        </w:r>
        <w:r w:rsidR="00EE1101"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92.6% and 80.8%</w:t>
      </w:r>
      <w:del w:id="331" w:author="周 天行" w:date="2021-12-17T17:00:00Z">
        <w:r w:rsidRPr="004B742B" w:rsidDel="00EE1101">
          <w:rPr>
            <w:rFonts w:ascii="Times New Roman" w:hAnsi="Times New Roman" w:cs="Times New Roman"/>
            <w:sz w:val="24"/>
            <w:szCs w:val="24"/>
          </w:rPr>
          <w:delText xml:space="preserve"> success rates</w:delText>
        </w:r>
      </w:del>
      <w:r w:rsidRPr="004B742B">
        <w:rPr>
          <w:rFonts w:ascii="Times New Roman" w:hAnsi="Times New Roman" w:cs="Times New Roman"/>
          <w:sz w:val="24"/>
          <w:szCs w:val="24"/>
        </w:rPr>
        <w:t xml:space="preserve">, respectively, </w:t>
      </w:r>
      <w:del w:id="332" w:author="周 天行" w:date="2021-12-17T17:04:00Z">
        <w:r w:rsidRPr="004B742B" w:rsidDel="00495472">
          <w:rPr>
            <w:rFonts w:ascii="Times New Roman" w:hAnsi="Times New Roman" w:cs="Times New Roman"/>
            <w:sz w:val="24"/>
            <w:szCs w:val="24"/>
          </w:rPr>
          <w:delText xml:space="preserve">to make correct judgments </w:delText>
        </w:r>
      </w:del>
      <w:r w:rsidRPr="004B742B">
        <w:rPr>
          <w:rFonts w:ascii="Times New Roman" w:hAnsi="Times New Roman" w:cs="Times New Roman"/>
          <w:sz w:val="24"/>
          <w:szCs w:val="24"/>
        </w:rPr>
        <w:t>based on the single indicator LogP (Figure S5</w:t>
      </w:r>
      <w:r w:rsidR="00913BA6" w:rsidRPr="004B742B">
        <w:rPr>
          <w:rFonts w:ascii="Times New Roman" w:hAnsi="Times New Roman" w:cs="Times New Roman"/>
          <w:sz w:val="24"/>
          <w:szCs w:val="24"/>
        </w:rPr>
        <w:t>a</w:t>
      </w:r>
      <w:r w:rsidRPr="004B742B">
        <w:rPr>
          <w:rFonts w:ascii="Times New Roman" w:hAnsi="Times New Roman" w:cs="Times New Roman"/>
          <w:sz w:val="24"/>
          <w:szCs w:val="24"/>
        </w:rPr>
        <w:t>)</w:t>
      </w:r>
      <w:del w:id="333" w:author="周 天行" w:date="2021-12-17T17:05:00Z">
        <w:r w:rsidRPr="004B742B" w:rsidDel="00495472">
          <w:rPr>
            <w:rFonts w:ascii="Times New Roman" w:hAnsi="Times New Roman" w:cs="Times New Roman"/>
            <w:sz w:val="24"/>
            <w:szCs w:val="24"/>
          </w:rPr>
          <w:delText>;</w:delText>
        </w:r>
      </w:del>
      <w:ins w:id="334" w:author="周 天行" w:date="2021-12-17T17:05:00Z">
        <w:r w:rsidR="00495472">
          <w:rPr>
            <w:rFonts w:ascii="Times New Roman" w:hAnsi="Times New Roman" w:cs="Times New Roman"/>
            <w:sz w:val="24"/>
            <w:szCs w:val="24"/>
          </w:rPr>
          <w:t>.</w:t>
        </w:r>
      </w:ins>
      <w:r w:rsidRPr="004B742B">
        <w:rPr>
          <w:rFonts w:ascii="Times New Roman" w:hAnsi="Times New Roman" w:cs="Times New Roman"/>
          <w:sz w:val="24"/>
          <w:szCs w:val="24"/>
        </w:rPr>
        <w:t xml:space="preserve"> </w:t>
      </w:r>
      <w:bookmarkEnd w:id="320"/>
      <w:del w:id="335" w:author="周 天行" w:date="2021-12-17T17:05:00Z">
        <w:r w:rsidRPr="004B742B" w:rsidDel="00495472">
          <w:rPr>
            <w:rFonts w:ascii="Times New Roman" w:hAnsi="Times New Roman" w:cs="Times New Roman"/>
            <w:sz w:val="24"/>
            <w:szCs w:val="24"/>
          </w:rPr>
          <w:delText xml:space="preserve">when </w:delText>
        </w:r>
      </w:del>
      <w:ins w:id="336" w:author="周 天行" w:date="2021-12-17T17:05:00Z">
        <w:r w:rsidR="00495472">
          <w:rPr>
            <w:rFonts w:ascii="Times New Roman" w:hAnsi="Times New Roman" w:cs="Times New Roman"/>
            <w:sz w:val="24"/>
            <w:szCs w:val="24"/>
          </w:rPr>
          <w:t>W</w:t>
        </w:r>
        <w:r w:rsidR="00495472" w:rsidRPr="004B742B">
          <w:rPr>
            <w:rFonts w:ascii="Times New Roman" w:hAnsi="Times New Roman" w:cs="Times New Roman"/>
            <w:sz w:val="24"/>
            <w:szCs w:val="24"/>
          </w:rPr>
          <w:t xml:space="preserve">hen </w:t>
        </w:r>
      </w:ins>
      <w:ins w:id="337" w:author="周 天行" w:date="2021-12-17T17:06:00Z">
        <w:r w:rsidR="00495472">
          <w:rPr>
            <w:rFonts w:ascii="Times New Roman" w:hAnsi="Times New Roman" w:cs="Times New Roman"/>
            <w:sz w:val="24"/>
            <w:szCs w:val="24"/>
          </w:rPr>
          <w:t xml:space="preserve">the </w:t>
        </w:r>
      </w:ins>
      <w:r w:rsidRPr="004B742B">
        <w:rPr>
          <w:rFonts w:ascii="Times New Roman" w:hAnsi="Times New Roman" w:cs="Times New Roman"/>
          <w:sz w:val="24"/>
          <w:szCs w:val="24"/>
        </w:rPr>
        <w:t xml:space="preserve">SMR_VSA1 is greater than 24.6 (interval is [24.6,29.39], </w:t>
      </w:r>
      <w:del w:id="338" w:author="周 天行" w:date="2021-12-17T17:14:00Z">
        <w:r w:rsidRPr="004B742B" w:rsidDel="006F01A1">
          <w:rPr>
            <w:rFonts w:ascii="Times New Roman" w:hAnsi="Times New Roman" w:cs="Times New Roman"/>
            <w:sz w:val="24"/>
            <w:szCs w:val="24"/>
          </w:rPr>
          <w:delText xml:space="preserve">there is </w:delText>
        </w:r>
      </w:del>
      <w:del w:id="339" w:author="周 天行" w:date="2021-12-17T17:06:00Z">
        <w:r w:rsidRPr="004B742B" w:rsidDel="00495472">
          <w:rPr>
            <w:rFonts w:ascii="Times New Roman" w:hAnsi="Times New Roman" w:cs="Times New Roman"/>
            <w:sz w:val="24"/>
            <w:szCs w:val="24"/>
          </w:rPr>
          <w:delText xml:space="preserve">a </w:delText>
        </w:r>
      </w:del>
      <w:del w:id="340" w:author="周 天行" w:date="2021-12-17T17:14:00Z">
        <w:r w:rsidRPr="004B742B" w:rsidDel="006F01A1">
          <w:rPr>
            <w:rFonts w:ascii="Times New Roman" w:hAnsi="Times New Roman" w:cs="Times New Roman"/>
            <w:sz w:val="24"/>
            <w:szCs w:val="24"/>
          </w:rPr>
          <w:delText>76.3% probability of judging as Umami peptides</w:delText>
        </w:r>
      </w:del>
      <w:ins w:id="341" w:author="周 天行" w:date="2021-12-17T17:14:00Z">
        <w:r w:rsidR="006F01A1">
          <w:rPr>
            <w:rFonts w:ascii="Times New Roman" w:hAnsi="Times New Roman" w:cs="Times New Roman"/>
            <w:sz w:val="24"/>
            <w:szCs w:val="24"/>
          </w:rPr>
          <w:t>the probability of successfully determining</w:t>
        </w:r>
      </w:ins>
      <w:ins w:id="342" w:author="周 天行" w:date="2021-12-17T17:15:00Z">
        <w:r w:rsidR="006F01A1">
          <w:rPr>
            <w:rFonts w:ascii="Times New Roman" w:hAnsi="Times New Roman" w:cs="Times New Roman"/>
            <w:sz w:val="24"/>
            <w:szCs w:val="24"/>
          </w:rPr>
          <w:t xml:space="preserve"> Umami peptides is 76.3%</w:t>
        </w:r>
      </w:ins>
      <w:r w:rsidRPr="004B742B">
        <w:rPr>
          <w:rFonts w:ascii="Times New Roman" w:hAnsi="Times New Roman" w:cs="Times New Roman"/>
          <w:sz w:val="24"/>
          <w:szCs w:val="24"/>
        </w:rPr>
        <w:t xml:space="preserve">, </w:t>
      </w:r>
      <w:del w:id="343" w:author="周 天行" w:date="2021-12-17T17:15:00Z">
        <w:r w:rsidRPr="004B742B" w:rsidDel="006F01A1">
          <w:rPr>
            <w:rFonts w:ascii="Times New Roman" w:hAnsi="Times New Roman" w:cs="Times New Roman"/>
            <w:sz w:val="24"/>
            <w:szCs w:val="24"/>
          </w:rPr>
          <w:delText xml:space="preserve">with </w:delText>
        </w:r>
      </w:del>
      <w:ins w:id="344" w:author="周 天行" w:date="2021-12-17T17:15:00Z">
        <w:r w:rsidR="006F01A1">
          <w:rPr>
            <w:rFonts w:ascii="Times New Roman" w:hAnsi="Times New Roman" w:cs="Times New Roman"/>
            <w:sz w:val="24"/>
            <w:szCs w:val="24"/>
          </w:rPr>
          <w:t>and the</w:t>
        </w:r>
        <w:r w:rsidR="006F01A1" w:rsidRPr="004B742B">
          <w:rPr>
            <w:rFonts w:ascii="Times New Roman" w:hAnsi="Times New Roman" w:cs="Times New Roman"/>
            <w:sz w:val="24"/>
            <w:szCs w:val="24"/>
          </w:rPr>
          <w:t xml:space="preserve"> accuracy in [34.5,49.19]</w:t>
        </w:r>
        <w:r w:rsidR="006F01A1">
          <w:rPr>
            <w:rFonts w:ascii="Times New Roman" w:hAnsi="Times New Roman" w:cs="Times New Roman"/>
            <w:sz w:val="24"/>
            <w:szCs w:val="24"/>
          </w:rPr>
          <w:t xml:space="preserve"> is </w:t>
        </w:r>
      </w:ins>
      <w:r w:rsidRPr="004B742B">
        <w:rPr>
          <w:rFonts w:ascii="Times New Roman" w:hAnsi="Times New Roman" w:cs="Times New Roman"/>
          <w:sz w:val="24"/>
          <w:szCs w:val="24"/>
        </w:rPr>
        <w:t>100%</w:t>
      </w:r>
      <w:del w:id="345" w:author="周 天行" w:date="2021-12-17T17:15:00Z">
        <w:r w:rsidRPr="004B742B" w:rsidDel="006F01A1">
          <w:rPr>
            <w:rFonts w:ascii="Times New Roman" w:hAnsi="Times New Roman" w:cs="Times New Roman"/>
            <w:sz w:val="24"/>
            <w:szCs w:val="24"/>
          </w:rPr>
          <w:delText xml:space="preserve"> accuracy in [34.5,49.19]</w:delText>
        </w:r>
      </w:del>
      <w:r w:rsidRPr="004B742B">
        <w:rPr>
          <w:rFonts w:ascii="Times New Roman" w:hAnsi="Times New Roman" w:cs="Times New Roman"/>
          <w:sz w:val="24"/>
          <w:szCs w:val="24"/>
        </w:rPr>
        <w:t xml:space="preserve">, </w:t>
      </w:r>
      <w:del w:id="346" w:author="周 天行" w:date="2021-12-17T17:08:00Z">
        <w:r w:rsidRPr="004B742B" w:rsidDel="00B44A37">
          <w:rPr>
            <w:rFonts w:ascii="Times New Roman" w:hAnsi="Times New Roman" w:cs="Times New Roman"/>
            <w:sz w:val="24"/>
            <w:szCs w:val="24"/>
          </w:rPr>
          <w:delText>use</w:delText>
        </w:r>
      </w:del>
      <w:ins w:id="347" w:author="周 天行" w:date="2021-12-17T17:08:00Z">
        <w:r w:rsidR="00B44A37">
          <w:rPr>
            <w:rFonts w:ascii="Times New Roman" w:hAnsi="Times New Roman" w:cs="Times New Roman"/>
            <w:sz w:val="24"/>
            <w:szCs w:val="24"/>
          </w:rPr>
          <w:t>using the</w:t>
        </w:r>
      </w:ins>
      <w:r w:rsidRPr="004B742B">
        <w:rPr>
          <w:rFonts w:ascii="Times New Roman" w:hAnsi="Times New Roman" w:cs="Times New Roman"/>
          <w:sz w:val="24"/>
          <w:szCs w:val="24"/>
        </w:rPr>
        <w:t xml:space="preserve"> polarization information to </w:t>
      </w:r>
      <w:del w:id="348" w:author="周 天行" w:date="2021-12-17T17:16:00Z">
        <w:r w:rsidRPr="004B742B" w:rsidDel="006F01A1">
          <w:rPr>
            <w:rFonts w:ascii="Times New Roman" w:hAnsi="Times New Roman" w:cs="Times New Roman"/>
            <w:sz w:val="24"/>
            <w:szCs w:val="24"/>
          </w:rPr>
          <w:delText xml:space="preserve">judge </w:delText>
        </w:r>
      </w:del>
      <w:ins w:id="349" w:author="周 天行" w:date="2021-12-17T17:16:00Z">
        <w:r w:rsidR="006F01A1">
          <w:rPr>
            <w:rFonts w:ascii="Times New Roman" w:hAnsi="Times New Roman" w:cs="Times New Roman"/>
            <w:sz w:val="24"/>
            <w:szCs w:val="24"/>
          </w:rPr>
          <w:t>identify</w:t>
        </w:r>
        <w:r w:rsidR="006F01A1"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the umami or bitter taste of peptides</w:t>
      </w:r>
      <w:r w:rsidR="00913BA6" w:rsidRPr="004B742B">
        <w:rPr>
          <w:rFonts w:ascii="Times New Roman" w:hAnsi="Times New Roman" w:cs="Times New Roman"/>
          <w:sz w:val="24"/>
          <w:szCs w:val="24"/>
        </w:rPr>
        <w:t>(Figure S5b)</w:t>
      </w:r>
      <w:r w:rsidRPr="004B742B">
        <w:rPr>
          <w:rFonts w:ascii="Times New Roman" w:hAnsi="Times New Roman" w:cs="Times New Roman"/>
          <w:sz w:val="24"/>
          <w:szCs w:val="24"/>
        </w:rPr>
        <w:t xml:space="preserve">. </w:t>
      </w:r>
      <w:del w:id="350" w:author="周 天行" w:date="2021-12-17T17:18:00Z">
        <w:r w:rsidRPr="004B742B" w:rsidDel="00916726">
          <w:rPr>
            <w:rFonts w:ascii="Times New Roman" w:hAnsi="Times New Roman" w:cs="Times New Roman"/>
            <w:sz w:val="24"/>
            <w:szCs w:val="24"/>
          </w:rPr>
          <w:delText>The</w:delText>
        </w:r>
      </w:del>
      <w:ins w:id="351" w:author="周 天行" w:date="2021-12-17T17:18:00Z">
        <w:r w:rsidR="00916726">
          <w:rPr>
            <w:rFonts w:ascii="Times New Roman" w:hAnsi="Times New Roman" w:cs="Times New Roman"/>
            <w:sz w:val="24"/>
            <w:szCs w:val="24"/>
          </w:rPr>
          <w:t>All</w:t>
        </w:r>
      </w:ins>
      <w:ins w:id="352" w:author="周 天行" w:date="2021-12-17T17:19:00Z">
        <w:r w:rsidR="00916726">
          <w:rPr>
            <w:rFonts w:ascii="Times New Roman" w:hAnsi="Times New Roman" w:cs="Times New Roman"/>
            <w:sz w:val="24"/>
            <w:szCs w:val="24"/>
          </w:rPr>
          <w:t xml:space="preserve"> of the</w:t>
        </w:r>
      </w:ins>
      <w:del w:id="353" w:author="周 天行" w:date="2021-12-17T17:18:00Z">
        <w:r w:rsidRPr="004B742B" w:rsidDel="00916726">
          <w:rPr>
            <w:rFonts w:ascii="Times New Roman" w:hAnsi="Times New Roman" w:cs="Times New Roman"/>
            <w:sz w:val="24"/>
            <w:szCs w:val="24"/>
          </w:rPr>
          <w:delText xml:space="preserve"> </w:delText>
        </w:r>
      </w:del>
      <w:ins w:id="354" w:author="周 天行" w:date="2021-12-17T17:19:00Z">
        <w:r w:rsidR="00916726">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umami peptides obtained by Yu ZL </w:t>
      </w:r>
      <w:del w:id="355" w:author="周 天行" w:date="2021-12-17T17:20:00Z">
        <w:r w:rsidRPr="004B742B" w:rsidDel="00916726">
          <w:rPr>
            <w:rFonts w:ascii="Times New Roman" w:hAnsi="Times New Roman" w:cs="Times New Roman"/>
            <w:sz w:val="24"/>
            <w:szCs w:val="24"/>
          </w:rPr>
          <w:delText xml:space="preserve">by </w:delText>
        </w:r>
      </w:del>
      <w:r w:rsidRPr="004B742B">
        <w:rPr>
          <w:rFonts w:ascii="Times New Roman" w:hAnsi="Times New Roman" w:cs="Times New Roman"/>
          <w:sz w:val="24"/>
          <w:szCs w:val="24"/>
        </w:rPr>
        <w:t xml:space="preserve">hydrolyzing silkworm pupa </w:t>
      </w:r>
      <w:del w:id="356" w:author="周 天行" w:date="2021-12-17T17:18:00Z">
        <w:r w:rsidRPr="004B742B" w:rsidDel="00916726">
          <w:rPr>
            <w:rFonts w:ascii="Times New Roman" w:hAnsi="Times New Roman" w:cs="Times New Roman"/>
            <w:sz w:val="24"/>
            <w:szCs w:val="24"/>
          </w:rPr>
          <w:delText xml:space="preserve">all </w:delText>
        </w:r>
      </w:del>
      <w:r w:rsidRPr="004B742B">
        <w:rPr>
          <w:rFonts w:ascii="Times New Roman" w:hAnsi="Times New Roman" w:cs="Times New Roman"/>
          <w:sz w:val="24"/>
          <w:szCs w:val="24"/>
        </w:rPr>
        <w:t xml:space="preserve">include hydrophilic structures (TAY, AAPY, VPY, GFP) </w:t>
      </w:r>
      <w:r w:rsidR="003E48D9" w:rsidRPr="004B742B">
        <w:rPr>
          <w:rFonts w:ascii="Times New Roman" w:hAnsi="Times New Roman" w:cs="Times New Roman"/>
          <w:sz w:val="24"/>
          <w:szCs w:val="24"/>
        </w:rPr>
        <w:fldChar w:fldCharType="begin"/>
      </w:r>
      <w:r w:rsidR="003E48D9" w:rsidRPr="004B742B">
        <w:rPr>
          <w:rFonts w:ascii="Times New Roman" w:hAnsi="Times New Roman" w:cs="Times New Roman"/>
          <w:sz w:val="24"/>
          <w:szCs w:val="24"/>
        </w:rPr>
        <w:instrText xml:space="preserve"> ADDIN EN.CITE &lt;EndNote&gt;&lt;Cite&gt;&lt;Author&gt;Yu&lt;/Author&gt;&lt;Year&gt;2018&lt;/Year&gt;&lt;RecNum&gt;49&lt;/RecNum&gt;&lt;DisplayText&gt;&lt;style face="superscript"&gt;[50]&lt;/style&gt;&lt;/DisplayText&gt;&lt;record&gt;&lt;rec-number&gt;49&lt;/rec-number&gt;&lt;foreign-keys&gt;&lt;key app="EN" db-id="d92fa20fp0w0fpedxt1xtfxdz529zfra0std" timestamp="1636037055"&gt;49&lt;/key&gt;&lt;/foreign-keys&gt;&lt;ref-type name="Journal Article"&gt;17&lt;/ref-type&gt;&lt;contributors&gt;&lt;authors&gt;&lt;author&gt;Yu, Zilin&lt;/author&gt;&lt;author&gt;Jiang, Hongrui&lt;/author&gt;&lt;author&gt;Guo, Rongcan&lt;/author&gt;&lt;author&gt;Yang, Bo&lt;/author&gt;&lt;author&gt;You, Gang&lt;/author&gt;&lt;author&gt;Zhao, Mouming&lt;/author&gt;&lt;author&gt;Liu, Xiaoling&lt;/author&gt;&lt;/authors&gt;&lt;/contributors&gt;&lt;titles&gt;&lt;title&gt;Taste,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International&lt;/full-title&gt;&lt;/periodical&gt;&lt;pages&gt;144-150&lt;/pages&gt;&lt;volume&gt;108&lt;/volume&gt;&lt;keywords&gt;&lt;keyword&gt;Silkworm pupa hydrolysate&lt;/keyword&gt;&lt;keyword&gt;Peptide&lt;/keyword&gt;&lt;keyword&gt;Umami taste&lt;/keyword&gt;&lt;keyword&gt;Umami-enhancement&lt;/keyword&gt;&lt;keyword&gt;Amino acid sequence&lt;/keyword&gt;&lt;/keywords&gt;&lt;dates&gt;&lt;year&gt;2018&lt;/year&gt;&lt;pub-dates&gt;&lt;date&gt;2018/06/01/&lt;/date&gt;&lt;/pub-dates&gt;&lt;/dates&gt;&lt;isbn&gt;0963-9969&lt;/isbn&gt;&lt;urls&gt;&lt;related-urls&gt;&lt;url&gt;https://www.sciencedirect.com/science/article/pii/S0963996918301406&lt;/url&gt;&lt;/related-urls&gt;&lt;/urls&gt;&lt;electronic-resource-num&gt;https://doi.org/10.1016/j.foodres.2018.02.047&lt;/electronic-resource-num&gt;&lt;/record&gt;&lt;/Cite&gt;&lt;/EndNote&gt;</w:instrText>
      </w:r>
      <w:r w:rsidR="003E48D9" w:rsidRPr="004B742B">
        <w:rPr>
          <w:rFonts w:ascii="Times New Roman" w:hAnsi="Times New Roman" w:cs="Times New Roman"/>
          <w:sz w:val="24"/>
          <w:szCs w:val="24"/>
        </w:rPr>
        <w:fldChar w:fldCharType="separate"/>
      </w:r>
      <w:r w:rsidR="003E48D9" w:rsidRPr="004B742B">
        <w:rPr>
          <w:rFonts w:ascii="Times New Roman" w:hAnsi="Times New Roman" w:cs="Times New Roman"/>
          <w:noProof/>
          <w:sz w:val="24"/>
          <w:szCs w:val="24"/>
          <w:vertAlign w:val="superscript"/>
        </w:rPr>
        <w:t>[50]</w:t>
      </w:r>
      <w:r w:rsidR="003E48D9"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w:t>
      </w:r>
      <w:del w:id="357" w:author="周 天行" w:date="2021-12-17T17:25:00Z">
        <w:r w:rsidRPr="004B742B" w:rsidDel="009D670E">
          <w:rPr>
            <w:rFonts w:ascii="Times New Roman" w:hAnsi="Times New Roman" w:cs="Times New Roman"/>
            <w:sz w:val="24"/>
            <w:szCs w:val="24"/>
          </w:rPr>
          <w:delText xml:space="preserve">YanKong hydrolyzes shiitake mushrooms </w:delText>
        </w:r>
      </w:del>
      <w:del w:id="358" w:author="周 天行" w:date="2021-12-17T17:26:00Z">
        <w:r w:rsidRPr="004B742B" w:rsidDel="009D670E">
          <w:rPr>
            <w:rFonts w:ascii="Times New Roman" w:hAnsi="Times New Roman" w:cs="Times New Roman"/>
            <w:sz w:val="24"/>
            <w:szCs w:val="24"/>
          </w:rPr>
          <w:delText xml:space="preserve">to obtain </w:delText>
        </w:r>
      </w:del>
      <w:ins w:id="359" w:author="周 天行" w:date="2021-12-17T17:25:00Z">
        <w:r w:rsidR="009D670E">
          <w:rPr>
            <w:rFonts w:ascii="Times New Roman" w:hAnsi="Times New Roman" w:cs="Times New Roman"/>
            <w:sz w:val="24"/>
            <w:szCs w:val="24"/>
          </w:rPr>
          <w:t>E</w:t>
        </w:r>
        <w:r w:rsidR="009D670E" w:rsidRPr="004B742B">
          <w:rPr>
            <w:rFonts w:ascii="Times New Roman" w:hAnsi="Times New Roman" w:cs="Times New Roman"/>
            <w:sz w:val="24"/>
            <w:szCs w:val="24"/>
          </w:rPr>
          <w:t xml:space="preserve">ach of </w:t>
        </w:r>
        <w:r w:rsidR="009D670E">
          <w:rPr>
            <w:rFonts w:ascii="Times New Roman" w:hAnsi="Times New Roman" w:cs="Times New Roman"/>
            <w:sz w:val="24"/>
            <w:szCs w:val="24"/>
          </w:rPr>
          <w:t xml:space="preserve">the </w:t>
        </w:r>
      </w:ins>
      <w:r w:rsidRPr="004B742B">
        <w:rPr>
          <w:rFonts w:ascii="Times New Roman" w:hAnsi="Times New Roman" w:cs="Times New Roman"/>
          <w:sz w:val="24"/>
          <w:szCs w:val="24"/>
        </w:rPr>
        <w:t xml:space="preserve">umami-flavored peptides </w:t>
      </w:r>
      <w:ins w:id="360" w:author="周 天行" w:date="2021-12-17T17:24:00Z">
        <w:r w:rsidR="009D670E">
          <w:rPr>
            <w:rFonts w:ascii="Times New Roman" w:hAnsi="Times New Roman" w:cs="Times New Roman"/>
            <w:sz w:val="24"/>
            <w:szCs w:val="24"/>
          </w:rPr>
          <w:t>(</w:t>
        </w:r>
      </w:ins>
      <w:r w:rsidRPr="004B742B">
        <w:rPr>
          <w:rFonts w:ascii="Times New Roman" w:hAnsi="Times New Roman" w:cs="Times New Roman"/>
          <w:sz w:val="24"/>
          <w:szCs w:val="24"/>
        </w:rPr>
        <w:t>Gly-Cys-Gly, Glu-Pro-Glu, Cys-Met, Val-Phe, and Gly-Glu</w:t>
      </w:r>
      <w:ins w:id="361" w:author="周 天行" w:date="2021-12-17T17:24:00Z">
        <w:r w:rsidR="009D670E">
          <w:rPr>
            <w:rFonts w:ascii="Times New Roman" w:hAnsi="Times New Roman" w:cs="Times New Roman"/>
            <w:sz w:val="24"/>
            <w:szCs w:val="24"/>
          </w:rPr>
          <w:t>)</w:t>
        </w:r>
      </w:ins>
      <w:ins w:id="362" w:author="周 天行" w:date="2021-12-17T17:25:00Z">
        <w:r w:rsidR="009D670E">
          <w:rPr>
            <w:rFonts w:ascii="Times New Roman" w:hAnsi="Times New Roman" w:cs="Times New Roman"/>
            <w:sz w:val="24"/>
            <w:szCs w:val="24"/>
          </w:rPr>
          <w:t xml:space="preserve"> obtained by </w:t>
        </w:r>
        <w:r w:rsidR="009D670E" w:rsidRPr="004B742B">
          <w:rPr>
            <w:rFonts w:ascii="Times New Roman" w:hAnsi="Times New Roman" w:cs="Times New Roman"/>
            <w:sz w:val="24"/>
            <w:szCs w:val="24"/>
          </w:rPr>
          <w:t xml:space="preserve">YanKong </w:t>
        </w:r>
      </w:ins>
      <w:ins w:id="363" w:author="周 天行" w:date="2021-12-17T17:26:00Z">
        <w:r w:rsidR="009D670E">
          <w:rPr>
            <w:rFonts w:ascii="Times New Roman" w:hAnsi="Times New Roman" w:cs="Times New Roman"/>
            <w:sz w:val="24"/>
            <w:szCs w:val="24"/>
          </w:rPr>
          <w:t>extracted from</w:t>
        </w:r>
      </w:ins>
      <w:ins w:id="364" w:author="周 天行" w:date="2021-12-17T17:25:00Z">
        <w:r w:rsidR="009D670E" w:rsidRPr="004B742B">
          <w:rPr>
            <w:rFonts w:ascii="Times New Roman" w:hAnsi="Times New Roman" w:cs="Times New Roman"/>
            <w:sz w:val="24"/>
            <w:szCs w:val="24"/>
          </w:rPr>
          <w:t xml:space="preserve"> shiitake mushrooms</w:t>
        </w:r>
      </w:ins>
      <w:r w:rsidRPr="004B742B">
        <w:rPr>
          <w:rFonts w:ascii="Times New Roman" w:hAnsi="Times New Roman" w:cs="Times New Roman"/>
          <w:sz w:val="24"/>
          <w:szCs w:val="24"/>
        </w:rPr>
        <w:t xml:space="preserve">, </w:t>
      </w:r>
      <w:del w:id="365" w:author="周 天行" w:date="2021-12-17T17:25:00Z">
        <w:r w:rsidRPr="004B742B" w:rsidDel="009D670E">
          <w:rPr>
            <w:rFonts w:ascii="Times New Roman" w:hAnsi="Times New Roman" w:cs="Times New Roman"/>
            <w:sz w:val="24"/>
            <w:szCs w:val="24"/>
          </w:rPr>
          <w:delText xml:space="preserve">each of </w:delText>
        </w:r>
      </w:del>
      <w:del w:id="366" w:author="周 天行" w:date="2021-12-17T17:26:00Z">
        <w:r w:rsidRPr="004B742B" w:rsidDel="009D670E">
          <w:rPr>
            <w:rFonts w:ascii="Times New Roman" w:hAnsi="Times New Roman" w:cs="Times New Roman"/>
            <w:sz w:val="24"/>
            <w:szCs w:val="24"/>
          </w:rPr>
          <w:delText xml:space="preserve">which </w:delText>
        </w:r>
      </w:del>
      <w:r w:rsidRPr="004B742B">
        <w:rPr>
          <w:rFonts w:ascii="Times New Roman" w:hAnsi="Times New Roman" w:cs="Times New Roman"/>
          <w:sz w:val="24"/>
          <w:szCs w:val="24"/>
        </w:rPr>
        <w:t xml:space="preserve">contains extremely amino acids </w:t>
      </w:r>
      <w:r w:rsidR="003E48D9" w:rsidRPr="004B742B">
        <w:rPr>
          <w:rFonts w:ascii="Times New Roman" w:hAnsi="Times New Roman" w:cs="Times New Roman"/>
          <w:sz w:val="24"/>
          <w:szCs w:val="24"/>
        </w:rPr>
        <w:fldChar w:fldCharType="begin"/>
      </w:r>
      <w:r w:rsidR="003E48D9" w:rsidRPr="004B742B">
        <w:rPr>
          <w:rFonts w:ascii="Times New Roman" w:hAnsi="Times New Roman" w:cs="Times New Roman"/>
          <w:sz w:val="24"/>
          <w:szCs w:val="24"/>
        </w:rPr>
        <w:instrText xml:space="preserve"> ADDIN EN.CITE &lt;EndNote&gt;&lt;Cite&gt;&lt;Author&gt;Kong&lt;/Author&gt;&lt;Year&gt;2019&lt;/Year&gt;&lt;RecNum&gt;52&lt;/RecNum&gt;&lt;DisplayText&gt;&lt;style face="superscript"&gt;[51]&lt;/style&gt;&lt;/DisplayText&gt;&lt;record&gt;&lt;rec-number&gt;52&lt;/rec-number&gt;&lt;foreign-keys&gt;&lt;key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rsidR="003E48D9" w:rsidRPr="004B742B">
        <w:rPr>
          <w:rFonts w:ascii="Times New Roman" w:hAnsi="Times New Roman" w:cs="Times New Roman"/>
          <w:sz w:val="24"/>
          <w:szCs w:val="24"/>
        </w:rPr>
        <w:fldChar w:fldCharType="separate"/>
      </w:r>
      <w:r w:rsidR="003E48D9" w:rsidRPr="004B742B">
        <w:rPr>
          <w:rFonts w:ascii="Times New Roman" w:hAnsi="Times New Roman" w:cs="Times New Roman"/>
          <w:noProof/>
          <w:sz w:val="24"/>
          <w:szCs w:val="24"/>
          <w:vertAlign w:val="superscript"/>
        </w:rPr>
        <w:t>[51]</w:t>
      </w:r>
      <w:r w:rsidR="003E48D9" w:rsidRPr="004B742B">
        <w:rPr>
          <w:rFonts w:ascii="Times New Roman" w:hAnsi="Times New Roman" w:cs="Times New Roman"/>
          <w:sz w:val="24"/>
          <w:szCs w:val="24"/>
        </w:rPr>
        <w:fldChar w:fldCharType="end"/>
      </w:r>
      <w:r w:rsidRPr="004B742B">
        <w:rPr>
          <w:rFonts w:ascii="Times New Roman" w:hAnsi="Times New Roman" w:cs="Times New Roman"/>
          <w:sz w:val="24"/>
          <w:szCs w:val="24"/>
        </w:rPr>
        <w:t>.</w:t>
      </w:r>
      <w:r w:rsidR="003E48D9" w:rsidRPr="004B742B">
        <w:rPr>
          <w:rFonts w:ascii="Times New Roman" w:hAnsi="Times New Roman" w:cs="Times New Roman"/>
          <w:sz w:val="24"/>
          <w:szCs w:val="24"/>
        </w:rPr>
        <w:t xml:space="preserve"> </w:t>
      </w:r>
      <w:r w:rsidRPr="004B742B">
        <w:rPr>
          <w:rFonts w:ascii="Times New Roman" w:hAnsi="Times New Roman" w:cs="Times New Roman"/>
          <w:sz w:val="24"/>
          <w:szCs w:val="24"/>
        </w:rPr>
        <w:t xml:space="preserve">As shown in Figure </w:t>
      </w:r>
      <w:r w:rsidR="002B32A7">
        <w:rPr>
          <w:rFonts w:ascii="Times New Roman" w:hAnsi="Times New Roman" w:cs="Times New Roman"/>
          <w:sz w:val="24"/>
          <w:szCs w:val="24"/>
        </w:rPr>
        <w:t>3</w:t>
      </w:r>
      <w:r w:rsidR="003E48D9" w:rsidRPr="004B742B">
        <w:rPr>
          <w:rFonts w:ascii="Times New Roman" w:hAnsi="Times New Roman" w:cs="Times New Roman"/>
          <w:sz w:val="24"/>
          <w:szCs w:val="24"/>
        </w:rPr>
        <w:t>a</w:t>
      </w:r>
      <w:r w:rsidRPr="004B742B">
        <w:rPr>
          <w:rFonts w:ascii="Times New Roman" w:hAnsi="Times New Roman" w:cs="Times New Roman"/>
          <w:sz w:val="24"/>
          <w:szCs w:val="24"/>
        </w:rPr>
        <w:t xml:space="preserve">, only the two features of SMR_VSA1 and LogP have a good </w:t>
      </w:r>
      <w:ins w:id="367" w:author="周 天行" w:date="2021-12-17T17:28:00Z">
        <w:r w:rsidR="00943044" w:rsidRPr="00943044">
          <w:rPr>
            <w:rFonts w:ascii="Times New Roman" w:hAnsi="Times New Roman" w:cs="Times New Roman"/>
            <w:sz w:val="24"/>
            <w:szCs w:val="24"/>
          </w:rPr>
          <w:t xml:space="preserve">discriminating </w:t>
        </w:r>
      </w:ins>
      <w:del w:id="368" w:author="周 天行" w:date="2021-12-17T17:28:00Z">
        <w:r w:rsidRPr="004B742B" w:rsidDel="00943044">
          <w:rPr>
            <w:rFonts w:ascii="Times New Roman" w:hAnsi="Times New Roman" w:cs="Times New Roman"/>
            <w:sz w:val="24"/>
            <w:szCs w:val="24"/>
          </w:rPr>
          <w:delText xml:space="preserve">real sense of distinguishing </w:delText>
        </w:r>
      </w:del>
      <w:r w:rsidRPr="004B742B">
        <w:rPr>
          <w:rFonts w:ascii="Times New Roman" w:hAnsi="Times New Roman" w:cs="Times New Roman"/>
          <w:sz w:val="24"/>
          <w:szCs w:val="24"/>
        </w:rPr>
        <w:t xml:space="preserve">effect. Most of the bubbles have been displayed in relatively pure colors, and they are evenly distributed </w:t>
      </w:r>
      <w:del w:id="369" w:author="周 天行" w:date="2021-12-17T17:31:00Z">
        <w:r w:rsidRPr="004B742B" w:rsidDel="00943044">
          <w:rPr>
            <w:rFonts w:ascii="Times New Roman" w:hAnsi="Times New Roman" w:cs="Times New Roman"/>
            <w:sz w:val="24"/>
            <w:szCs w:val="24"/>
          </w:rPr>
          <w:delText xml:space="preserve">with </w:delText>
        </w:r>
      </w:del>
      <w:ins w:id="370" w:author="周 天行" w:date="2021-12-17T17:31:00Z">
        <w:r w:rsidR="00943044">
          <w:rPr>
            <w:rFonts w:ascii="Times New Roman" w:hAnsi="Times New Roman" w:cs="Times New Roman"/>
            <w:sz w:val="24"/>
            <w:szCs w:val="24"/>
          </w:rPr>
          <w:t>along</w:t>
        </w:r>
        <w:r w:rsidR="00943044"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the diagonal line</w:t>
      </w:r>
      <w:del w:id="371" w:author="周 天行" w:date="2021-12-17T17:31:00Z">
        <w:r w:rsidRPr="004B742B" w:rsidDel="00943044">
          <w:rPr>
            <w:rFonts w:ascii="Times New Roman" w:hAnsi="Times New Roman" w:cs="Times New Roman"/>
            <w:sz w:val="24"/>
            <w:szCs w:val="24"/>
          </w:rPr>
          <w:delText xml:space="preserve"> as the dividing line</w:delText>
        </w:r>
      </w:del>
      <w:del w:id="372" w:author="周 天行" w:date="2021-12-17T17:28:00Z">
        <w:r w:rsidRPr="004B742B" w:rsidDel="00943044">
          <w:rPr>
            <w:rFonts w:ascii="Times New Roman" w:hAnsi="Times New Roman" w:cs="Times New Roman"/>
            <w:sz w:val="24"/>
            <w:szCs w:val="24"/>
          </w:rPr>
          <w:delText>.</w:delText>
        </w:r>
      </w:del>
      <w:r w:rsidR="003E48D9" w:rsidRPr="004B742B">
        <w:rPr>
          <w:rFonts w:ascii="Times New Roman" w:hAnsi="Times New Roman" w:cs="Times New Roman"/>
          <w:sz w:val="24"/>
          <w:szCs w:val="24"/>
        </w:rPr>
        <w:t xml:space="preserve">, which means that two characteristics play a </w:t>
      </w:r>
      <w:del w:id="373" w:author="周 天行" w:date="2021-12-17T17:32:00Z">
        <w:r w:rsidR="003E48D9" w:rsidRPr="004B742B" w:rsidDel="00943044">
          <w:rPr>
            <w:rFonts w:ascii="Times New Roman" w:hAnsi="Times New Roman" w:cs="Times New Roman"/>
            <w:sz w:val="24"/>
            <w:szCs w:val="24"/>
          </w:rPr>
          <w:delText xml:space="preserve">leading </w:delText>
        </w:r>
      </w:del>
      <w:ins w:id="374" w:author="周 天行" w:date="2021-12-17T17:32:00Z">
        <w:r w:rsidR="00943044">
          <w:rPr>
            <w:rFonts w:ascii="Times New Roman" w:hAnsi="Times New Roman" w:cs="Times New Roman"/>
            <w:sz w:val="24"/>
            <w:szCs w:val="24"/>
          </w:rPr>
          <w:t>dominant</w:t>
        </w:r>
        <w:r w:rsidR="00943044" w:rsidRPr="004B742B">
          <w:rPr>
            <w:rFonts w:ascii="Times New Roman" w:hAnsi="Times New Roman" w:cs="Times New Roman"/>
            <w:sz w:val="24"/>
            <w:szCs w:val="24"/>
          </w:rPr>
          <w:t xml:space="preserve"> </w:t>
        </w:r>
      </w:ins>
      <w:r w:rsidR="003E48D9" w:rsidRPr="004B742B">
        <w:rPr>
          <w:rFonts w:ascii="Times New Roman" w:hAnsi="Times New Roman" w:cs="Times New Roman"/>
          <w:sz w:val="24"/>
          <w:szCs w:val="24"/>
        </w:rPr>
        <w:t>role in the judgment of umami/bitterness.</w:t>
      </w:r>
    </w:p>
    <w:p w14:paraId="3399201B" w14:textId="697B88D5" w:rsidR="00C369BC" w:rsidRPr="004B742B" w:rsidRDefault="00C369BC"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The second</w:t>
      </w:r>
      <w:ins w:id="375" w:author="周 天行" w:date="2021-12-17T17:33:00Z">
        <w:r w:rsidR="00D26AB4">
          <w:rPr>
            <w:rFonts w:ascii="Times New Roman" w:hAnsi="Times New Roman" w:cs="Times New Roman"/>
            <w:sz w:val="24"/>
            <w:szCs w:val="24"/>
          </w:rPr>
          <w:t xml:space="preserve"> </w:t>
        </w:r>
      </w:ins>
      <w:ins w:id="376" w:author="崔 智勇" w:date="2021-12-17T20:09:00Z">
        <w:r w:rsidR="00760415" w:rsidRPr="004B742B">
          <w:rPr>
            <w:rFonts w:ascii="Times New Roman" w:hAnsi="Times New Roman" w:cs="Times New Roman"/>
            <w:sz w:val="24"/>
            <w:szCs w:val="24"/>
          </w:rPr>
          <w:t>important indicator</w:t>
        </w:r>
      </w:ins>
      <w:ins w:id="377" w:author="周 天行" w:date="2021-12-17T17:33:00Z">
        <w:del w:id="378" w:author="崔 智勇" w:date="2021-12-17T20:09:00Z">
          <w:r w:rsidR="00D26AB4" w:rsidDel="00760415">
            <w:rPr>
              <w:rFonts w:ascii="Times New Roman" w:hAnsi="Times New Roman" w:cs="Times New Roman"/>
              <w:sz w:val="24"/>
              <w:szCs w:val="24"/>
            </w:rPr>
            <w:delText>important feature</w:delText>
          </w:r>
        </w:del>
      </w:ins>
      <w:r w:rsidRPr="004B742B">
        <w:rPr>
          <w:rFonts w:ascii="Times New Roman" w:hAnsi="Times New Roman" w:cs="Times New Roman"/>
          <w:sz w:val="24"/>
          <w:szCs w:val="24"/>
        </w:rPr>
        <w:t xml:space="preserve"> is the relationship between charged properties and van der Waals surface (VSA_ESTAT5/ESTAT6/ESTAT7</w:t>
      </w:r>
      <w:r w:rsidR="0054391D">
        <w:rPr>
          <w:rFonts w:ascii="Times New Roman" w:hAnsi="Times New Roman" w:cs="Times New Roman"/>
          <w:sz w:val="24"/>
          <w:szCs w:val="24"/>
        </w:rPr>
        <w:t>,</w:t>
      </w:r>
      <w:r w:rsidRPr="004B742B">
        <w:rPr>
          <w:rFonts w:ascii="Times New Roman" w:hAnsi="Times New Roman" w:cs="Times New Roman"/>
          <w:sz w:val="24"/>
          <w:szCs w:val="24"/>
        </w:rPr>
        <w:t xml:space="preserve"> MinEStateIndex, SMR_VSA1</w:t>
      </w:r>
      <w:r w:rsidR="0054391D">
        <w:rPr>
          <w:rFonts w:ascii="Times New Roman" w:hAnsi="Times New Roman" w:cs="Times New Roman"/>
          <w:sz w:val="24"/>
          <w:szCs w:val="24"/>
        </w:rPr>
        <w:t>,</w:t>
      </w:r>
      <w:r w:rsidR="0054391D" w:rsidRPr="0054391D">
        <w:rPr>
          <w:rFonts w:ascii="Times New Roman" w:hAnsi="Times New Roman" w:cs="Times New Roman"/>
          <w:sz w:val="24"/>
          <w:szCs w:val="24"/>
        </w:rPr>
        <w:t xml:space="preserve"> </w:t>
      </w:r>
      <w:r w:rsidR="0054391D" w:rsidRPr="004B742B">
        <w:rPr>
          <w:rFonts w:ascii="Times New Roman" w:hAnsi="Times New Roman" w:cs="Times New Roman"/>
          <w:sz w:val="24"/>
          <w:szCs w:val="24"/>
        </w:rPr>
        <w:t>PEOE_VSA14</w:t>
      </w:r>
      <w:r w:rsidRPr="004B742B">
        <w:rPr>
          <w:rFonts w:ascii="Times New Roman" w:hAnsi="Times New Roman" w:cs="Times New Roman"/>
          <w:sz w:val="24"/>
          <w:szCs w:val="24"/>
        </w:rPr>
        <w:t xml:space="preserve">). These indicators are all "non-intuitive indicators" obtained by comprehensively considering the nature of the charge and the volume of Van der Waals space </w:t>
      </w:r>
      <w:del w:id="379" w:author="周 天行" w:date="2021-12-17T17:35:00Z">
        <w:r w:rsidRPr="004B742B" w:rsidDel="00D26AB4">
          <w:rPr>
            <w:rFonts w:ascii="Times New Roman" w:hAnsi="Times New Roman" w:cs="Times New Roman"/>
            <w:sz w:val="24"/>
            <w:szCs w:val="24"/>
          </w:rPr>
          <w:delText xml:space="preserve">through </w:delText>
        </w:r>
      </w:del>
      <w:ins w:id="380" w:author="周 天行" w:date="2021-12-17T17:35:00Z">
        <w:r w:rsidR="00D26AB4">
          <w:rPr>
            <w:rFonts w:ascii="Times New Roman" w:hAnsi="Times New Roman" w:cs="Times New Roman"/>
            <w:sz w:val="24"/>
            <w:szCs w:val="24"/>
          </w:rPr>
          <w:t>by</w:t>
        </w:r>
        <w:r w:rsidR="00D26AB4"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a complex matrix. As shown in Figure </w:t>
      </w:r>
      <w:r w:rsidR="003E48D9" w:rsidRPr="004B742B">
        <w:rPr>
          <w:rFonts w:ascii="Times New Roman" w:hAnsi="Times New Roman" w:cs="Times New Roman"/>
          <w:sz w:val="24"/>
          <w:szCs w:val="24"/>
        </w:rPr>
        <w:t>S</w:t>
      </w:r>
      <w:r w:rsidRPr="004B742B">
        <w:rPr>
          <w:rFonts w:ascii="Times New Roman" w:hAnsi="Times New Roman" w:cs="Times New Roman"/>
          <w:sz w:val="24"/>
          <w:szCs w:val="24"/>
        </w:rPr>
        <w:t>5</w:t>
      </w:r>
      <w:r w:rsidR="001E782B" w:rsidRPr="004B742B">
        <w:rPr>
          <w:rFonts w:ascii="Times New Roman" w:hAnsi="Times New Roman" w:cs="Times New Roman"/>
          <w:sz w:val="24"/>
          <w:szCs w:val="24"/>
        </w:rPr>
        <w:t>c</w:t>
      </w:r>
      <w:r w:rsidRPr="004B742B">
        <w:rPr>
          <w:rFonts w:ascii="Times New Roman" w:hAnsi="Times New Roman" w:cs="Times New Roman"/>
          <w:sz w:val="24"/>
          <w:szCs w:val="24"/>
        </w:rPr>
        <w:t xml:space="preserve">, </w:t>
      </w:r>
      <w:r w:rsidRPr="004B742B">
        <w:rPr>
          <w:rFonts w:ascii="Times New Roman" w:hAnsi="Times New Roman" w:cs="Times New Roman"/>
          <w:sz w:val="24"/>
          <w:szCs w:val="24"/>
        </w:rPr>
        <w:lastRenderedPageBreak/>
        <w:t>when VSA_Estate6 &lt;-1.84, there is more than 74.1% probability that the peptide is an umami peptide (interval is [-2.27,</w:t>
      </w:r>
      <w:r w:rsidR="00913013">
        <w:rPr>
          <w:rFonts w:ascii="Times New Roman" w:hAnsi="Times New Roman" w:cs="Times New Roman"/>
          <w:sz w:val="24"/>
          <w:szCs w:val="24"/>
        </w:rPr>
        <w:t xml:space="preserve"> </w:t>
      </w:r>
      <w:r w:rsidRPr="004B742B">
        <w:rPr>
          <w:rFonts w:ascii="Times New Roman" w:hAnsi="Times New Roman" w:cs="Times New Roman"/>
          <w:sz w:val="24"/>
          <w:szCs w:val="24"/>
        </w:rPr>
        <w:t>1.84]), and in [-5.21,</w:t>
      </w:r>
      <w:r w:rsidR="00913013">
        <w:rPr>
          <w:rFonts w:ascii="Times New Roman" w:hAnsi="Times New Roman" w:cs="Times New Roman"/>
          <w:sz w:val="24"/>
          <w:szCs w:val="24"/>
        </w:rPr>
        <w:t xml:space="preserve"> </w:t>
      </w:r>
      <w:r w:rsidRPr="004B742B">
        <w:rPr>
          <w:rFonts w:ascii="Times New Roman" w:hAnsi="Times New Roman" w:cs="Times New Roman"/>
          <w:sz w:val="24"/>
          <w:szCs w:val="24"/>
        </w:rPr>
        <w:t xml:space="preserve">-3.61] there is a 100% success rate based on a single indicator </w:t>
      </w:r>
      <w:ins w:id="381" w:author="周 天行" w:date="2021-12-17T17:36:00Z">
        <w:r w:rsidR="00D26AB4">
          <w:rPr>
            <w:rFonts w:ascii="Times New Roman" w:hAnsi="Times New Roman" w:cs="Times New Roman"/>
            <w:sz w:val="24"/>
            <w:szCs w:val="24"/>
          </w:rPr>
          <w:t xml:space="preserve">to </w:t>
        </w:r>
      </w:ins>
      <w:del w:id="382" w:author="周 天行" w:date="2021-12-17T17:36:00Z">
        <w:r w:rsidRPr="004B742B" w:rsidDel="00D26AB4">
          <w:rPr>
            <w:rFonts w:ascii="Times New Roman" w:hAnsi="Times New Roman" w:cs="Times New Roman"/>
            <w:sz w:val="24"/>
            <w:szCs w:val="24"/>
          </w:rPr>
          <w:delText>M</w:delText>
        </w:r>
      </w:del>
      <w:ins w:id="383" w:author="周 天行" w:date="2021-12-17T17:36:00Z">
        <w:r w:rsidR="00D26AB4">
          <w:rPr>
            <w:rFonts w:ascii="Times New Roman" w:hAnsi="Times New Roman" w:cs="Times New Roman"/>
            <w:sz w:val="24"/>
            <w:szCs w:val="24"/>
          </w:rPr>
          <w:t>m</w:t>
        </w:r>
      </w:ins>
      <w:r w:rsidRPr="004B742B">
        <w:rPr>
          <w:rFonts w:ascii="Times New Roman" w:hAnsi="Times New Roman" w:cs="Times New Roman"/>
          <w:sz w:val="24"/>
          <w:szCs w:val="24"/>
        </w:rPr>
        <w:t xml:space="preserve">ake the right judgment. The charge properties </w:t>
      </w:r>
      <w:del w:id="384" w:author="周 天行" w:date="2021-12-17T17:38:00Z">
        <w:r w:rsidRPr="004B742B" w:rsidDel="006E1057">
          <w:rPr>
            <w:rFonts w:ascii="Times New Roman" w:hAnsi="Times New Roman" w:cs="Times New Roman"/>
            <w:sz w:val="24"/>
            <w:szCs w:val="24"/>
          </w:rPr>
          <w:delText xml:space="preserve">include </w:delText>
        </w:r>
      </w:del>
      <w:ins w:id="385" w:author="周 天行" w:date="2021-12-17T17:38:00Z">
        <w:r w:rsidR="006E1057">
          <w:rPr>
            <w:rFonts w:ascii="Times New Roman" w:hAnsi="Times New Roman" w:cs="Times New Roman"/>
            <w:sz w:val="24"/>
            <w:szCs w:val="24"/>
          </w:rPr>
          <w:t>contain</w:t>
        </w:r>
        <w:r w:rsidR="006E1057"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the amount of charge and </w:t>
      </w:r>
      <w:del w:id="386" w:author="周 天行" w:date="2021-12-17T17:43:00Z">
        <w:r w:rsidRPr="004B742B" w:rsidDel="007C04B5">
          <w:rPr>
            <w:rFonts w:ascii="Times New Roman" w:hAnsi="Times New Roman" w:cs="Times New Roman"/>
            <w:sz w:val="24"/>
            <w:szCs w:val="24"/>
          </w:rPr>
          <w:delText xml:space="preserve">the </w:delText>
        </w:r>
      </w:del>
      <w:r w:rsidRPr="004B742B">
        <w:rPr>
          <w:rFonts w:ascii="Times New Roman" w:hAnsi="Times New Roman" w:cs="Times New Roman"/>
          <w:sz w:val="24"/>
          <w:szCs w:val="24"/>
        </w:rPr>
        <w:t xml:space="preserve">positive or negative of the charge. Ken Otagiri's experiment found that when the basic amino acid arginine is adjacent to the fatty amino acid proline such as Arg-Pro, Gly-Arg-Pro and Arg-Pro-Gly, </w:t>
      </w:r>
      <w:del w:id="387" w:author="周 天行" w:date="2021-12-17T17:44:00Z">
        <w:r w:rsidRPr="004B742B" w:rsidDel="007C04B5">
          <w:rPr>
            <w:rFonts w:ascii="Times New Roman" w:hAnsi="Times New Roman" w:cs="Times New Roman"/>
            <w:sz w:val="24"/>
            <w:szCs w:val="24"/>
          </w:rPr>
          <w:delText xml:space="preserve">Will produce </w:delText>
        </w:r>
      </w:del>
      <w:r w:rsidRPr="004B742B">
        <w:rPr>
          <w:rFonts w:ascii="Times New Roman" w:hAnsi="Times New Roman" w:cs="Times New Roman"/>
          <w:sz w:val="24"/>
          <w:szCs w:val="24"/>
        </w:rPr>
        <w:t xml:space="preserve">a bitter taste </w:t>
      </w:r>
      <w:ins w:id="388" w:author="周 天行" w:date="2021-12-17T17:44:00Z">
        <w:r w:rsidR="007C04B5">
          <w:rPr>
            <w:rFonts w:ascii="Times New Roman" w:hAnsi="Times New Roman" w:cs="Times New Roman"/>
            <w:sz w:val="24"/>
            <w:szCs w:val="24"/>
          </w:rPr>
          <w:t xml:space="preserve">will be </w:t>
        </w:r>
      </w:ins>
      <w:ins w:id="389" w:author="周 天行" w:date="2021-12-17T17:45:00Z">
        <w:r w:rsidR="007C04B5">
          <w:rPr>
            <w:rFonts w:ascii="Times New Roman" w:hAnsi="Times New Roman" w:cs="Times New Roman"/>
            <w:sz w:val="24"/>
            <w:szCs w:val="24"/>
          </w:rPr>
          <w:t>produced</w:t>
        </w:r>
      </w:ins>
      <w:r w:rsidR="003E48D9" w:rsidRPr="004B742B">
        <w:rPr>
          <w:rFonts w:ascii="Times New Roman" w:hAnsi="Times New Roman" w:cs="Times New Roman"/>
          <w:sz w:val="24"/>
          <w:szCs w:val="24"/>
        </w:rPr>
        <w:fldChar w:fldCharType="begin"/>
      </w:r>
      <w:r w:rsidR="003E48D9" w:rsidRPr="004B742B">
        <w:rPr>
          <w:rFonts w:ascii="Times New Roman" w:hAnsi="Times New Roman" w:cs="Times New Roman"/>
          <w:sz w:val="24"/>
          <w:szCs w:val="24"/>
        </w:rPr>
        <w:instrText xml:space="preserve"> ADDIN EN.CITE &lt;EndNote&gt;&lt;Cite&gt;&lt;Author&gt;Otagiri&lt;/Author&gt;&lt;Year&gt;1985&lt;/Year&gt;&lt;RecNum&gt;42&lt;/RecNum&gt;&lt;DisplayText&gt;&lt;style face="superscript"&gt;[52]&lt;/style&gt;&lt;/DisplayText&gt;&lt;record&gt;&lt;rec-number&gt;42&lt;/rec-number&gt;&lt;foreign-keys&gt;&lt;key app="EN" db-id="d92fa20fp0w0fpedxt1xtfxdz529zfra0std" timestamp="1636035570"&gt;42&lt;/key&gt;&lt;/foreign-keys&gt;&lt;ref-type name="Journal Article"&gt;17&lt;/ref-type&gt;&lt;contributors&gt;&lt;authors&gt;&lt;author&gt;Otagiri, Ken&lt;/author&gt;&lt;author&gt;Nosho, Yasuharu&lt;/author&gt;&lt;author&gt;Shinoda, Ichizo&lt;/author&gt;&lt;author&gt;Fukui, Hiroshi&lt;/author&gt;&lt;author&gt;Okai, Hideo&lt;/author&gt;&lt;/authors&gt;&lt;/contributors&gt;&lt;titles&gt;&lt;title&gt;Studies on a Model of Bitter Peptides Including Arginine, Proline and Phenylalanine Residues. I. Bitter Taste of Di- and Tripeptides, and Bitterness Increase of the Model Peptides by Extension of the Peptide Chain&lt;/title&gt;&lt;secondary-title&gt;Agricultural and Biological Chemistry&lt;/secondary-title&gt;&lt;/titles&gt;&lt;periodical&gt;&lt;full-title&gt;Agricultural and Biological Chemistry&lt;/full-title&gt;&lt;/periodical&gt;&lt;pages&gt;1019-1026&lt;/pages&gt;&lt;volume&gt;49&lt;/volume&gt;&lt;number&gt;4&lt;/number&gt;&lt;dates&gt;&lt;year&gt;1985&lt;/year&gt;&lt;/dates&gt;&lt;isbn&gt;0002-1369&lt;/isbn&gt;&lt;urls&gt;&lt;related-urls&gt;&lt;url&gt;https://doi.org/10.1080/00021369.1985.10866857&lt;/url&gt;&lt;/related-urls&gt;&lt;/urls&gt;&lt;electronic-resource-num&gt;10.1080/00021369.1985.10866857&lt;/electronic-resource-num&gt;&lt;access-date&gt;11/4/2021&lt;/access-date&gt;&lt;/record&gt;&lt;/Cite&gt;&lt;/EndNote&gt;</w:instrText>
      </w:r>
      <w:r w:rsidR="003E48D9" w:rsidRPr="004B742B">
        <w:rPr>
          <w:rFonts w:ascii="Times New Roman" w:hAnsi="Times New Roman" w:cs="Times New Roman"/>
          <w:sz w:val="24"/>
          <w:szCs w:val="24"/>
        </w:rPr>
        <w:fldChar w:fldCharType="separate"/>
      </w:r>
      <w:r w:rsidR="003E48D9" w:rsidRPr="004B742B">
        <w:rPr>
          <w:rFonts w:ascii="Times New Roman" w:hAnsi="Times New Roman" w:cs="Times New Roman"/>
          <w:noProof/>
          <w:sz w:val="24"/>
          <w:szCs w:val="24"/>
          <w:vertAlign w:val="superscript"/>
        </w:rPr>
        <w:t>[52]</w:t>
      </w:r>
      <w:r w:rsidR="003E48D9" w:rsidRPr="004B742B">
        <w:rPr>
          <w:rFonts w:ascii="Times New Roman" w:hAnsi="Times New Roman" w:cs="Times New Roman"/>
          <w:sz w:val="24"/>
          <w:szCs w:val="24"/>
        </w:rPr>
        <w:fldChar w:fldCharType="end"/>
      </w:r>
      <w:r w:rsidRPr="004B742B">
        <w:rPr>
          <w:rFonts w:ascii="Times New Roman" w:hAnsi="Times New Roman" w:cs="Times New Roman"/>
          <w:sz w:val="24"/>
          <w:szCs w:val="24"/>
        </w:rPr>
        <w:t>.</w:t>
      </w:r>
    </w:p>
    <w:p w14:paraId="60B6D345" w14:textId="0F5D5996" w:rsidR="00C369BC" w:rsidRPr="004B742B" w:rsidRDefault="00C369BC"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Pr="007C04B5">
        <w:rPr>
          <w:rFonts w:ascii="Times New Roman" w:hAnsi="Times New Roman" w:cs="Times New Roman"/>
          <w:sz w:val="24"/>
          <w:szCs w:val="24"/>
          <w:highlight w:val="yellow"/>
          <w:rPrChange w:id="390" w:author="周 天行" w:date="2021-12-17T17:45:00Z">
            <w:rPr>
              <w:rFonts w:ascii="Times New Roman" w:hAnsi="Times New Roman" w:cs="Times New Roman"/>
              <w:sz w:val="24"/>
              <w:szCs w:val="24"/>
            </w:rPr>
          </w:rPrChange>
        </w:rPr>
        <w:t>The third</w:t>
      </w:r>
      <w:r w:rsidRPr="004B742B">
        <w:rPr>
          <w:rFonts w:ascii="Times New Roman" w:hAnsi="Times New Roman" w:cs="Times New Roman"/>
          <w:sz w:val="24"/>
          <w:szCs w:val="24"/>
        </w:rPr>
        <w:t xml:space="preserve"> </w:t>
      </w:r>
      <w:ins w:id="391" w:author="崔 智勇" w:date="2021-12-17T20:09:00Z">
        <w:r w:rsidR="00760415" w:rsidRPr="004B742B">
          <w:rPr>
            <w:rFonts w:ascii="Times New Roman" w:hAnsi="Times New Roman" w:cs="Times New Roman"/>
            <w:sz w:val="24"/>
            <w:szCs w:val="24"/>
          </w:rPr>
          <w:t xml:space="preserve">important indicator </w:t>
        </w:r>
      </w:ins>
      <w:r w:rsidRPr="004B742B">
        <w:rPr>
          <w:rFonts w:ascii="Times New Roman" w:hAnsi="Times New Roman" w:cs="Times New Roman"/>
          <w:sz w:val="24"/>
          <w:szCs w:val="24"/>
        </w:rPr>
        <w:t xml:space="preserve">is molecular weight. BUCT2D_MWLOW is one of the four aspects of BCUT description. The BCUT descriptor is designed to encode atomic properties related to intermolecular interactions. They have been widely used </w:t>
      </w:r>
      <w:del w:id="392" w:author="周 天行" w:date="2021-12-17T17:46:00Z">
        <w:r w:rsidRPr="004B742B" w:rsidDel="007C04B5">
          <w:rPr>
            <w:rFonts w:ascii="Times New Roman" w:hAnsi="Times New Roman" w:cs="Times New Roman"/>
            <w:sz w:val="24"/>
            <w:szCs w:val="24"/>
          </w:rPr>
          <w:delText xml:space="preserve">for </w:delText>
        </w:r>
      </w:del>
      <w:ins w:id="393" w:author="周 天行" w:date="2021-12-17T17:46:00Z">
        <w:r w:rsidR="007C04B5">
          <w:rPr>
            <w:rFonts w:ascii="Times New Roman" w:hAnsi="Times New Roman" w:cs="Times New Roman"/>
            <w:sz w:val="24"/>
            <w:szCs w:val="24"/>
          </w:rPr>
          <w:t>i</w:t>
        </w:r>
      </w:ins>
      <w:ins w:id="394" w:author="周 天行" w:date="2021-12-17T17:47:00Z">
        <w:r w:rsidR="007C04B5">
          <w:rPr>
            <w:rFonts w:ascii="Times New Roman" w:hAnsi="Times New Roman" w:cs="Times New Roman"/>
            <w:sz w:val="24"/>
            <w:szCs w:val="24"/>
          </w:rPr>
          <w:t>n</w:t>
        </w:r>
      </w:ins>
      <w:ins w:id="395" w:author="周 天行" w:date="2021-12-17T17:46:00Z">
        <w:r w:rsidR="007C04B5"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diversity analysis</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&lt;EndNote&gt;&lt;Cite&gt;&lt;Author&gt;Beno&lt;/Author&gt;&lt;Year&gt;2001&lt;/Year&gt;&lt;RecNum&gt;51&lt;/RecNum&gt;&lt;DisplayText&gt;&lt;style face="superscript"&gt;[53]&lt;/style&gt;&lt;/DisplayText&gt;&lt;record&gt;&lt;rec-number&gt;51&lt;/rec-number&gt;&lt;foreign-keys&gt;&lt;key app="EN" db-id="d92fa20fp0w0fpedxt1xtfxdz529zfra0std" timestamp="1638789115"&gt;51&lt;/key&gt;&lt;/foreign-keys&gt;&lt;ref-type name="Journal Article"&gt;17&lt;/ref-type&gt;&lt;contributors&gt;&lt;authors&gt;&lt;author&gt;Beno, B. R.&lt;/author&gt;&lt;author&gt;Mason, J. S.&lt;/author&gt;&lt;/authors&gt;&lt;/contributors&gt;&lt;titles&gt;&lt;title&gt;The design of combinatorial libraries using properties and 3D pharmacophore fingerprints&lt;/title&gt;&lt;secondary-title&gt;Drug Discovery Today&lt;/secondary-title&gt;&lt;/titles&gt;&lt;periodical&gt;&lt;full-title&gt;Drug Discovery Today&lt;/full-title&gt;&lt;/periodical&gt;&lt;pages&gt;251-258&lt;/pages&gt;&lt;volume&gt;6&lt;/volume&gt;&lt;number&gt;5&lt;/number&gt;&lt;dates&gt;&lt;year&gt;2001&lt;/year&gt;&lt;pub-dates&gt;&lt;date&gt;Mar&lt;/date&gt;&lt;/pub-dates&gt;&lt;/dates&gt;&lt;isbn&gt;1359-6446&lt;/isbn&gt;&lt;accession-num&gt;WOS:000168716200011&lt;/accession-num&gt;&lt;urls&gt;&lt;related-urls&gt;&lt;url&gt;&amp;lt;Go to ISI&amp;gt;://WOS:000168716200011&lt;/url&gt;&lt;/related-urls&gt;&lt;/urls&gt;&lt;electronic-resource-num&gt;10.1016/s1359-6446(00)01665-2&lt;/electronic-resource-num&gt;&lt;/record&gt;&lt;/Cite&gt;&lt;/EndNote&gt;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[53]</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The BCUT value is based on an early descriptor developed by Burden, which is calculated based on the matrix representation of the molecular connection table</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&lt;EndNote&gt;&lt;Cite&gt;&lt;Author&gt;Pearlman&lt;/Author&gt;&lt;Year&gt;1999&lt;/Year&gt;&lt;RecNum&gt;52&lt;/RecNum&gt;&lt;DisplayText&gt;&lt;style face="superscript"&gt;[54]&lt;/style&gt;&lt;/DisplayText&gt;&lt;record&gt;&lt;rec-number&gt;52&lt;/rec-number&gt;&lt;foreign-keys&gt;&lt;key app="EN" db-id="d92fa20fp0w0fpedxt1xtfxdz529zfra0std" timestamp="1638789362"&gt;52&lt;/key&gt;&lt;/foreign-keys&gt;&lt;ref-type name="Journal Article"&gt;17&lt;/ref-type&gt;&lt;contributors&gt;&lt;authors&gt;&lt;author&gt;Pearlman, R. S.&lt;/author&gt;&lt;author&gt;Smith, K. M.&lt;/author&gt;&lt;/authors&gt;&lt;/contributors&gt;&lt;titles&gt;&lt;title&gt;Metric validation and the receptor-relevant subspace concept&lt;/title&gt;&lt;secondary-title&gt;Journal of Chemical Information and Computer Sciences&lt;/secondary-title&gt;&lt;/titles&gt;&lt;periodical&gt;&lt;full-title&gt;Journal of Chemical Information and Computer Sciences&lt;/full-title&gt;&lt;/periodical&gt;&lt;pages&gt;28-35&lt;/pages&gt;&lt;volume&gt;39&lt;/volume&gt;&lt;number&gt;1&lt;/number&gt;&lt;dates&gt;&lt;year&gt;1999&lt;/year&gt;&lt;/dates&gt;&lt;work-type&gt;Article&lt;/work-type&gt;&lt;urls&gt;&lt;related-urls&gt;&lt;url&gt;https://www.scopus.com/inward/record.uri?eid=2-s2.0-15744363581&amp;amp;doi=10.1021%2fci980137x&amp;amp;partnerID=40&amp;amp;md5=267e09f7a3f7b212422512731828f78a&lt;/url&gt;&lt;/related-urls&gt;&lt;/urls&gt;&lt;electronic-resource-num&gt;10.1021/ci980137x&lt;/electronic-resource-num&gt;&lt;remote-database-name&gt;Scopus&lt;/remote-database-name&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[54]</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From Figure </w:t>
      </w:r>
      <w:r w:rsidR="00385FDC">
        <w:rPr>
          <w:rFonts w:ascii="Times New Roman" w:hAnsi="Times New Roman" w:cs="Times New Roman"/>
          <w:sz w:val="24"/>
          <w:szCs w:val="24"/>
        </w:rPr>
        <w:t>S</w:t>
      </w:r>
      <w:del w:id="396" w:author="周 天行" w:date="2021-12-17T17:56:00Z">
        <w:r w:rsidR="00FA2642" w:rsidRPr="004B742B" w:rsidDel="00571518">
          <w:rPr>
            <w:rFonts w:ascii="Times New Roman" w:hAnsi="Times New Roman" w:cs="Times New Roman"/>
            <w:sz w:val="24"/>
            <w:szCs w:val="24"/>
          </w:rPr>
          <w:delText>S</w:delText>
        </w:r>
      </w:del>
      <w:r w:rsidRPr="004B742B">
        <w:rPr>
          <w:rFonts w:ascii="Times New Roman" w:hAnsi="Times New Roman" w:cs="Times New Roman"/>
          <w:sz w:val="24"/>
          <w:szCs w:val="24"/>
        </w:rPr>
        <w:t>5</w:t>
      </w:r>
      <w:r w:rsidR="00FA2642" w:rsidRPr="004B742B">
        <w:rPr>
          <w:rFonts w:ascii="Times New Roman" w:hAnsi="Times New Roman" w:cs="Times New Roman"/>
          <w:sz w:val="24"/>
          <w:szCs w:val="24"/>
        </w:rPr>
        <w:t>d</w:t>
      </w:r>
      <w:r w:rsidRPr="004B742B">
        <w:rPr>
          <w:rFonts w:ascii="Times New Roman" w:hAnsi="Times New Roman" w:cs="Times New Roman"/>
          <w:sz w:val="24"/>
          <w:szCs w:val="24"/>
        </w:rPr>
        <w:t xml:space="preserve">, it is clear that the regional judgment of this value is relatively </w:t>
      </w:r>
      <w:del w:id="397" w:author="周 天行" w:date="2021-12-17T17:56:00Z">
        <w:r w:rsidRPr="004B742B" w:rsidDel="00571518">
          <w:rPr>
            <w:rFonts w:ascii="Times New Roman" w:hAnsi="Times New Roman" w:cs="Times New Roman"/>
            <w:sz w:val="24"/>
            <w:szCs w:val="24"/>
          </w:rPr>
          <w:delText xml:space="preserve">fine and </w:delText>
        </w:r>
      </w:del>
      <w:r w:rsidRPr="004B742B">
        <w:rPr>
          <w:rFonts w:ascii="Times New Roman" w:hAnsi="Times New Roman" w:cs="Times New Roman"/>
          <w:sz w:val="24"/>
          <w:szCs w:val="24"/>
        </w:rPr>
        <w:t xml:space="preserve">fluctuating, </w:t>
      </w:r>
      <w:del w:id="398" w:author="周 天行" w:date="2021-12-17T17:57:00Z">
        <w:r w:rsidRPr="004B742B" w:rsidDel="00571518">
          <w:rPr>
            <w:rFonts w:ascii="Times New Roman" w:hAnsi="Times New Roman" w:cs="Times New Roman"/>
            <w:sz w:val="24"/>
            <w:szCs w:val="24"/>
          </w:rPr>
          <w:delText xml:space="preserve">and </w:delText>
        </w:r>
      </w:del>
      <w:ins w:id="399" w:author="周 天行" w:date="2021-12-17T17:57:00Z">
        <w:r w:rsidR="00571518">
          <w:rPr>
            <w:rFonts w:ascii="Times New Roman" w:hAnsi="Times New Roman" w:cs="Times New Roman"/>
            <w:sz w:val="24"/>
            <w:szCs w:val="24"/>
          </w:rPr>
          <w:t>which makes</w:t>
        </w:r>
        <w:r w:rsidR="00571518"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it </w:t>
      </w:r>
      <w:del w:id="400" w:author="周 天行" w:date="2021-12-17T17:57:00Z">
        <w:r w:rsidRPr="004B742B" w:rsidDel="00571518">
          <w:rPr>
            <w:rFonts w:ascii="Times New Roman" w:hAnsi="Times New Roman" w:cs="Times New Roman"/>
            <w:sz w:val="24"/>
            <w:szCs w:val="24"/>
          </w:rPr>
          <w:delText xml:space="preserve">may be </w:delText>
        </w:r>
      </w:del>
      <w:r w:rsidRPr="004B742B">
        <w:rPr>
          <w:rFonts w:ascii="Times New Roman" w:hAnsi="Times New Roman" w:cs="Times New Roman"/>
          <w:sz w:val="24"/>
          <w:szCs w:val="24"/>
        </w:rPr>
        <w:t>difficult to judge by a single index. However, the chemoinformatics significance of this value is consistent with the</w:t>
      </w:r>
      <w:ins w:id="401" w:author="周 天行" w:date="2021-12-17T17:58:00Z">
        <w:r w:rsidR="00571518">
          <w:rPr>
            <w:rFonts w:ascii="Times New Roman" w:hAnsi="Times New Roman" w:cs="Times New Roman"/>
            <w:sz w:val="24"/>
            <w:szCs w:val="24"/>
          </w:rPr>
          <w:t xml:space="preserve"> result of</w:t>
        </w:r>
      </w:ins>
      <w:r w:rsidRPr="004B742B">
        <w:rPr>
          <w:rFonts w:ascii="Times New Roman" w:hAnsi="Times New Roman" w:cs="Times New Roman"/>
          <w:sz w:val="24"/>
          <w:szCs w:val="24"/>
        </w:rPr>
        <w:t xml:space="preserve"> iUmami-SCM </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[15]</w:t>
      </w:r>
      <w:r w:rsidR="00FA2642" w:rsidRPr="004B742B">
        <w:rPr>
          <w:rFonts w:ascii="Times New Roman" w:hAnsi="Times New Roman" w:cs="Times New Roman"/>
          <w:sz w:val="24"/>
          <w:szCs w:val="24"/>
        </w:rPr>
        <w:fldChar w:fldCharType="end"/>
      </w:r>
      <w:r w:rsidR="001F1CED" w:rsidRPr="004B742B">
        <w:rPr>
          <w:rFonts w:ascii="Times New Roman" w:hAnsi="Times New Roman" w:cs="Times New Roman"/>
          <w:sz w:val="24"/>
          <w:szCs w:val="24"/>
        </w:rPr>
        <w:t>,</w:t>
      </w:r>
      <w:bookmarkStart w:id="402" w:name="OLE_LINK37"/>
      <w:r w:rsidR="001F1CED" w:rsidRPr="004B742B">
        <w:rPr>
          <w:rFonts w:ascii="Times New Roman" w:hAnsi="Times New Roman" w:cs="Times New Roman"/>
          <w:sz w:val="24"/>
          <w:szCs w:val="24"/>
        </w:rPr>
        <w:t>which</w:t>
      </w:r>
      <w:r w:rsidRPr="004B742B">
        <w:rPr>
          <w:rFonts w:ascii="Times New Roman" w:hAnsi="Times New Roman" w:cs="Times New Roman"/>
          <w:sz w:val="24"/>
          <w:szCs w:val="24"/>
        </w:rPr>
        <w:t xml:space="preserve"> </w:t>
      </w:r>
      <w:del w:id="403" w:author="周 天行" w:date="2021-12-17T17:58:00Z">
        <w:r w:rsidRPr="004B742B" w:rsidDel="002F10BA">
          <w:rPr>
            <w:rFonts w:ascii="Times New Roman" w:hAnsi="Times New Roman" w:cs="Times New Roman"/>
            <w:sz w:val="24"/>
            <w:szCs w:val="24"/>
          </w:rPr>
          <w:delText>believe</w:delText>
        </w:r>
        <w:r w:rsidR="001F1CED" w:rsidRPr="004B742B" w:rsidDel="002F10BA">
          <w:rPr>
            <w:rFonts w:ascii="Times New Roman" w:hAnsi="Times New Roman" w:cs="Times New Roman"/>
            <w:sz w:val="24"/>
            <w:szCs w:val="24"/>
          </w:rPr>
          <w:delText>s</w:delText>
        </w:r>
        <w:r w:rsidRPr="004B742B" w:rsidDel="002F10BA">
          <w:rPr>
            <w:rFonts w:ascii="Times New Roman" w:hAnsi="Times New Roman" w:cs="Times New Roman"/>
            <w:sz w:val="24"/>
            <w:szCs w:val="24"/>
          </w:rPr>
          <w:delText xml:space="preserve"> </w:delText>
        </w:r>
      </w:del>
      <w:ins w:id="404" w:author="周 天行" w:date="2021-12-17T17:58:00Z">
        <w:r w:rsidR="002F10BA">
          <w:rPr>
            <w:rFonts w:ascii="Times New Roman" w:hAnsi="Times New Roman" w:cs="Times New Roman"/>
            <w:sz w:val="24"/>
            <w:szCs w:val="24"/>
          </w:rPr>
          <w:t>suggests</w:t>
        </w:r>
        <w:r w:rsidR="002F10BA" w:rsidRPr="004B742B">
          <w:rPr>
            <w:rFonts w:ascii="Times New Roman" w:hAnsi="Times New Roman" w:cs="Times New Roman"/>
            <w:sz w:val="24"/>
            <w:szCs w:val="24"/>
          </w:rPr>
          <w:t xml:space="preserve"> </w:t>
        </w:r>
      </w:ins>
      <w:r w:rsidRPr="002F10BA">
        <w:rPr>
          <w:rFonts w:ascii="Times New Roman" w:hAnsi="Times New Roman" w:cs="Times New Roman"/>
          <w:sz w:val="24"/>
          <w:szCs w:val="24"/>
          <w:highlight w:val="yellow"/>
          <w:rPrChange w:id="405" w:author="周 天行" w:date="2021-12-17T17:59:00Z">
            <w:rPr>
              <w:rFonts w:ascii="Times New Roman" w:hAnsi="Times New Roman" w:cs="Times New Roman"/>
              <w:sz w:val="24"/>
              <w:szCs w:val="24"/>
            </w:rPr>
          </w:rPrChange>
        </w:rPr>
        <w:t>that molecular weight helps The umami taste is basically the same</w:t>
      </w:r>
      <w:r w:rsidRPr="004B742B">
        <w:rPr>
          <w:rFonts w:ascii="Times New Roman" w:hAnsi="Times New Roman" w:cs="Times New Roman"/>
          <w:sz w:val="24"/>
          <w:szCs w:val="24"/>
        </w:rPr>
        <w:t>.</w:t>
      </w:r>
      <w:bookmarkEnd w:id="402"/>
      <w:r w:rsidRPr="004B742B">
        <w:rPr>
          <w:rFonts w:ascii="Times New Roman" w:hAnsi="Times New Roman" w:cs="Times New Roman"/>
          <w:sz w:val="24"/>
          <w:szCs w:val="24"/>
        </w:rPr>
        <w:t xml:space="preserve"> &lt;0.5 kDa and 0.5-3kDa are often used as screening conditions for umami-flavor peptides, supporting by Rhyu</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&lt;EndNote&gt;&lt;Cite&gt;&lt;Author&gt;Rhyu&lt;/Author&gt;&lt;Year&gt;2011&lt;/Year&gt;&lt;RecNum&gt;37&lt;/RecNum&gt;&lt;DisplayText&gt;&lt;style face="superscript"&gt;[55]&lt;/style&gt;&lt;/DisplayText&gt;&lt;record&gt;&lt;rec-number&gt;37&lt;/rec-number&gt;&lt;foreign-keys&gt;&lt;key app="EN" db-id="d92fa20fp0w0fpedxt1xtfxdz529zfra0std" timestamp="1636034254"&gt;37&lt;/key&gt;&lt;/foreign-keys&gt;&lt;ref-type name="Journal Article"&gt;17&lt;/ref-type&gt;&lt;contributors&gt;&lt;authors&gt;&lt;author&gt;Rhyu, Mee-Ra&lt;/author&gt;&lt;author&gt;Kim, Eun-Young&lt;/author&gt;&lt;/authors&gt;&lt;/contributors&gt;&lt;titles&gt;&lt;title&gt;Umami taste characteristics of water extract of Doenjang, a Korean soybean paste: Low-molecular acidic peptides may be a possible clue to the taste&lt;/title&gt;&lt;secondary-title&gt;Food Chemistry&lt;/secondary-title&gt;&lt;/titles&gt;&lt;periodical&gt;&lt;full-title&gt;Food Chemistry&lt;/full-title&gt;&lt;/periodical&gt;&lt;pages&gt;1210-1215&lt;/pages&gt;&lt;volume&gt;127&lt;/volume&gt;&lt;number&gt;3&lt;/number&gt;&lt;dates&gt;&lt;year&gt;2011&lt;/year&gt;&lt;/dates&gt;&lt;isbn&gt;0308-8146&lt;/isbn&gt;&lt;urls&gt;&lt;/urls&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[55]</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Wang WL</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&lt;EndNote&gt;&lt;Cite&gt;&lt;Author&gt;Wang&lt;/Author&gt;&lt;Year&gt;2021&lt;/Year&gt;&lt;RecNum&gt;40&lt;/RecNum&gt;&lt;DisplayText&gt;&lt;style face="superscript"&gt;[56]&lt;/style&gt;&lt;/DisplayText&gt;&lt;record&gt;&lt;rec-number&gt;40&lt;/rec-number&gt;&lt;foreign-keys&gt;&lt;key app="EN" db-id="d92fa20fp0w0fpedxt1xtfxdz529zfra0std" timestamp="1636034935"&gt;40&lt;/key&gt;&lt;/foreign-keys&gt;&lt;ref-type name="Journal Article"&gt;17&lt;/ref-type&gt;&lt;contributors&gt;&lt;authors&gt;&lt;author&gt;Wang, Wenli&lt;/author&gt;&lt;author&gt;Ning, Menghua&lt;/author&gt;&lt;author&gt;Fan, Yuxia&lt;/author&gt;&lt;author&gt;Liu, Xia&lt;/author&gt;&lt;author&gt;Chen, Gaole&lt;/author&gt;&lt;author&gt;Liu, Yuan&lt;/author&gt;&lt;/authors&gt;&lt;/contributors&gt;&lt;titles&gt;&lt;title&gt;Comparison of physicochemical and umami characterization of aqueous and ethanolic Takifugu obscurus muscle extracts&lt;/title&gt;&lt;secondary-title&gt;Food and Chemical Toxicology&lt;/secondary-title&gt;&lt;/titles&gt;&lt;periodical&gt;&lt;full-title&gt;Food and Chemical Toxicology&lt;/full-title&gt;&lt;/periodical&gt;&lt;pages&gt;112317&lt;/pages&gt;&lt;volume&gt;154&lt;/volume&gt;&lt;keywords&gt;&lt;keyword&gt;Ethanolic extracts&lt;/keyword&gt;&lt;keyword&gt;Taste characterization&lt;/keyword&gt;&lt;keyword&gt;NMR&lt;/keyword&gt;&lt;keyword&gt;Nano LC-MS&lt;/keyword&gt;&lt;keyword&gt;Antioxidant peptides&lt;/keyword&gt;&lt;/keywords&gt;&lt;dates&gt;&lt;year&gt;2021&lt;/year&gt;&lt;pub-dates&gt;&lt;date&gt;2021/08/01/&lt;/date&gt;&lt;/pub-dates&gt;&lt;/dates&gt;&lt;isbn&gt;0278-6915&lt;/isbn&gt;&lt;urls&gt;&lt;related-urls&gt;&lt;url&gt;https://www.sciencedirect.com/science/article/pii/S0278691521003501&lt;/url&gt;&lt;/related-urls&gt;&lt;/urls&gt;&lt;electronic-resource-num&gt;https://doi.org/10.1016/j.fct.2021.112317&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[56]</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Yu M</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&lt;EndNote&gt;&lt;Cite&gt;&lt;Author&gt;Yu&lt;/Author&gt;&lt;Year&gt;2018&lt;/Year&gt;&lt;RecNum&gt;45&lt;/RecNum&gt;&lt;DisplayText&gt;&lt;style face="superscript"&gt;[57]&lt;/style&gt;&lt;/DisplayText&gt;&lt;record&gt;&lt;rec-number&gt;45&lt;/rec-number&gt;&lt;foreign-keys&gt;&lt;key app="EN" db-id="d92fa20fp0w0fpedxt1xtfxdz529zfra0std" timestamp="1636036114"&gt;45&lt;/key&gt;&lt;/foreign-keys&gt;&lt;ref-type name="Journal Article"&gt;17&lt;/ref-type&gt;&lt;contributors&gt;&lt;authors&gt;&lt;author&gt;Yu, Min&lt;/author&gt;&lt;author&gt;He, Shudong&lt;/author&gt;&lt;author&gt;Tang, Mingming&lt;/author&gt;&lt;author&gt;Zhang, Zuoyong&lt;/author&gt;&lt;author&gt;Zhu, Yongsheng&lt;/author&gt;&lt;author&gt;Sun, Hanju&lt;/author&gt;&lt;/authors&gt;&lt;/contributors&gt;&lt;titles&gt;&lt;title&gt;Antioxidant activity and sensory characteristics of Maillard reaction products derived from different peptide fractions of soybean meal hydrolysate&lt;/title&gt;&lt;secondary-title&gt;Food Chemistry&lt;/secondary-title&gt;&lt;/titles&gt;&lt;periodical&gt;&lt;full-title&gt;Food Chemistry&lt;/full-title&gt;&lt;/periodical&gt;&lt;pages&gt;249-257&lt;/pages&gt;&lt;volume&gt;243&lt;/volume&gt;&lt;keywords&gt;&lt;keyword&gt;Maillard reaction products&lt;/keyword&gt;&lt;keyword&gt;Peptide fractions&lt;/keyword&gt;&lt;keyword&gt;Soybean hydrolysate&lt;/keyword&gt;&lt;keyword&gt;Molecular weight distribution&lt;/keyword&gt;&lt;keyword&gt;Sensory characteristics&lt;/keyword&gt;&lt;keyword&gt;Antioxidant activity&lt;/keyword&gt;&lt;/keywords&gt;&lt;dates&gt;&lt;year&gt;2018&lt;/year&gt;&lt;pub-dates&gt;&lt;date&gt;2018/03/15/&lt;/date&gt;&lt;/pub-dates&gt;&lt;/dates&gt;&lt;isbn&gt;0308-8146&lt;/isbn&gt;&lt;urls&gt;&lt;related-urls&gt;&lt;url&gt;https://www.sciencedirect.com/science/article/pii/S0308814617316151&lt;/url&gt;&lt;/related-urls&gt;&lt;/urls&gt;&lt;electronic-resource-num&gt;https://doi.org/10.1016/j.foodchem.2017.09.139&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[57]</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Kim, Y</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&lt;EndNote&gt;&lt;Cite&gt;&lt;Author&gt;Kim&lt;/Author&gt;&lt;Year&gt;2017&lt;/Year&gt;&lt;RecNum&gt;48&lt;/RecNum&gt;&lt;DisplayText&gt;&lt;style face="superscript"&gt;[58]&lt;/style&gt;&lt;/DisplayText&gt;&lt;record&gt;&lt;rec-number&gt;48&lt;/rec-number&gt;&lt;foreign-keys&gt;&lt;key app="EN" db-id="d92fa20fp0w0fpedxt1xtfxdz529zfra0std" timestamp="1636036595"&gt;48&lt;/key&gt;&lt;/foreign-keys&gt;&lt;ref-type name="Journal Article"&gt;17&lt;/ref-type&gt;&lt;contributors&gt;&lt;authors&gt;&lt;author&gt;Kim, Y.&lt;/author&gt;&lt;author&gt;Kim, E. Y.&lt;/author&gt;&lt;author&gt;Son, H. J.&lt;/author&gt;&lt;author&gt;Lee, J. J.&lt;/author&gt;&lt;author&gt;Choi, Y. H.&lt;/author&gt;&lt;author&gt;Rhyu, M. R.&lt;/author&gt;&lt;/authors&gt;&lt;/contributors&gt;&lt;titles&gt;&lt;title&gt;Identification of a key umami-active fraction in modernized Korean soy sauce and the impact thereof on bitter-masking&lt;/title&gt;&lt;secondary-title&gt;Food Chemistry&lt;/secondary-title&gt;&lt;/titles&gt;&lt;periodical&gt;&lt;full-title&gt;Food Chemistry&lt;/full-title&gt;&lt;/periodical&gt;&lt;pages&gt;256-262&lt;/pages&gt;&lt;volume&gt;233&lt;/volume&gt;&lt;dates&gt;&lt;year&gt;2017&lt;/year&gt;&lt;pub-dates&gt;&lt;date&gt;Oct&lt;/date&gt;&lt;/pub-dates&gt;&lt;/dates&gt;&lt;isbn&gt;0308-8146&lt;/isbn&gt;&lt;accession-num&gt;WOS:000402343100031&lt;/accession-num&gt;&lt;urls&gt;&lt;related-urls&gt;&lt;url&gt;&amp;lt;Go to ISI&amp;gt;://WOS:000402343100031&lt;/url&gt;&lt;/related-urls&gt;&lt;/urls&gt;&lt;electronic-resource-num&gt;10.1016/j.foodchem.2017.04.123&lt;/electronic-resource-num&gt;&lt;/record&gt;&lt;/Cite&gt;&lt;/EndNote&gt;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[58]</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Lioe HN</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&lt;EndNote&gt;&lt;Cite&gt;&lt;Author&gt;Lioe&lt;/Author&gt;&lt;Year&gt;2010&lt;/Year&gt;&lt;RecNum&gt;51&lt;/RecNum&gt;&lt;DisplayText&gt;&lt;style face="superscript"&gt;[59]&lt;/style&gt;&lt;/DisplayText&gt;&lt;record&gt;&lt;rec-number&gt;51&lt;/rec-number&gt;&lt;foreign-keys&gt;&lt;key app="EN" db-id="d92fa20fp0w0fpedxt1xtfxdz529zfra0std" timestamp="1636037481"&gt;51&lt;/key&gt;&lt;/foreign-keys&gt;&lt;ref-type name="Journal Article"&gt;17&lt;/ref-type&gt;&lt;contributors&gt;&lt;authors&gt;&lt;author&gt;Lioe, H. N.&lt;/author&gt;&lt;author&gt;Selamat, J.&lt;/author&gt;&lt;author&gt;Yasuda, M.&lt;/author&gt;&lt;/authors&gt;&lt;/contributors&gt;&lt;titles&gt;&lt;title&gt;Soy Sauce and Its Umami Taste: A Link from the Past to Current Situation&lt;/title&gt;&lt;secondary-title&gt;Journal of Food Science&lt;/secondary-title&gt;&lt;/titles&gt;&lt;periodical&gt;&lt;full-title&gt;Journal of Food Science&lt;/full-title&gt;&lt;/periodical&gt;&lt;pages&gt;R71-R76&lt;/pages&gt;&lt;volume&gt;75&lt;/volume&gt;&lt;number&gt;3&lt;/number&gt;&lt;dates&gt;&lt;year&gt;2010&lt;/year&gt;&lt;pub-dates&gt;&lt;date&gt;Apr&lt;/date&gt;&lt;/pub-dates&gt;&lt;/dates&gt;&lt;isbn&gt;0022-1147&lt;/isbn&gt;&lt;accession-num&gt;WOS:000276353000004&lt;/accession-num&gt;&lt;urls&gt;&lt;related-urls&gt;&lt;url&gt;&amp;lt;Go to ISI&amp;gt;://WOS:000276353000004&lt;/url&gt;&lt;/related-urls&gt;&lt;/urls&gt;&lt;electronic-resource-num&gt;10.1111/j.1750-3841.2010.01529.x&lt;/electronic-resource-num&gt;&lt;/record&gt;&lt;/Cite&gt;&lt;/EndNote&gt;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[59]</w:t>
      </w:r>
      <w:r w:rsidR="00FA2642"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etc. </w:t>
      </w:r>
      <w:ins w:id="406" w:author="崔 智勇" w:date="2021-12-17T20:13:00Z">
        <w:r w:rsidR="002D51C1">
          <w:rPr>
            <w:rFonts w:ascii="Times New Roman" w:hAnsi="Times New Roman" w:cs="Times New Roman" w:hint="eastAsia"/>
            <w:sz w:val="24"/>
            <w:szCs w:val="24"/>
          </w:rPr>
          <w:t>【</w:t>
        </w:r>
      </w:ins>
      <w:ins w:id="407" w:author="崔 智勇" w:date="2021-12-17T20:14:00Z">
        <w:r w:rsidR="002D51C1" w:rsidRPr="002D51C1">
          <w:rPr>
            <w:rFonts w:ascii="Times New Roman" w:hAnsi="Times New Roman" w:cs="Times New Roman" w:hint="eastAsia"/>
            <w:sz w:val="24"/>
            <w:szCs w:val="24"/>
          </w:rPr>
          <w:t>但是该值的化学信息学意义与</w:t>
        </w:r>
        <w:r w:rsidR="002D51C1" w:rsidRPr="002D51C1">
          <w:rPr>
            <w:rFonts w:ascii="Times New Roman" w:hAnsi="Times New Roman" w:cs="Times New Roman"/>
            <w:sz w:val="24"/>
            <w:szCs w:val="24"/>
          </w:rPr>
          <w:t>iUmami-SCM:[14]</w:t>
        </w:r>
        <w:r w:rsidR="002D51C1" w:rsidRPr="002D51C1">
          <w:rPr>
            <w:rFonts w:ascii="Times New Roman" w:hAnsi="Times New Roman" w:cs="Times New Roman"/>
            <w:sz w:val="24"/>
            <w:szCs w:val="24"/>
          </w:rPr>
          <w:t>模型认为分子量有助于鲜味基本一致。</w:t>
        </w:r>
        <w:r w:rsidR="002D51C1" w:rsidRPr="002D51C1">
          <w:rPr>
            <w:rFonts w:ascii="Times New Roman" w:hAnsi="Times New Roman" w:cs="Times New Roman"/>
            <w:sz w:val="24"/>
            <w:szCs w:val="24"/>
          </w:rPr>
          <w:t>&lt;0.5 kDa</w:t>
        </w:r>
        <w:r w:rsidR="002D51C1" w:rsidRPr="002D51C1">
          <w:rPr>
            <w:rFonts w:ascii="Times New Roman" w:hAnsi="Times New Roman" w:cs="Times New Roman"/>
            <w:sz w:val="24"/>
            <w:szCs w:val="24"/>
          </w:rPr>
          <w:t>和</w:t>
        </w:r>
        <w:r w:rsidR="002D51C1" w:rsidRPr="002D51C1">
          <w:rPr>
            <w:rFonts w:ascii="Times New Roman" w:hAnsi="Times New Roman" w:cs="Times New Roman"/>
            <w:sz w:val="24"/>
            <w:szCs w:val="24"/>
          </w:rPr>
          <w:t xml:space="preserve"> 0.5-3kDa</w:t>
        </w:r>
        <w:r w:rsidR="002D51C1" w:rsidRPr="002D51C1">
          <w:rPr>
            <w:rFonts w:ascii="Times New Roman" w:hAnsi="Times New Roman" w:cs="Times New Roman"/>
            <w:sz w:val="24"/>
            <w:szCs w:val="24"/>
          </w:rPr>
          <w:t>在很多时候被用作鲜味肽筛选条件，得到</w:t>
        </w:r>
        <w:r w:rsidR="002D51C1" w:rsidRPr="002D51C1">
          <w:rPr>
            <w:rFonts w:ascii="Times New Roman" w:hAnsi="Times New Roman" w:cs="Times New Roman"/>
            <w:sz w:val="24"/>
            <w:szCs w:val="24"/>
          </w:rPr>
          <w:t>Rhyu[49]</w:t>
        </w:r>
        <w:r w:rsidR="002D51C1" w:rsidRPr="002D51C1">
          <w:rPr>
            <w:rFonts w:ascii="Times New Roman" w:hAnsi="Times New Roman" w:cs="Times New Roman"/>
            <w:sz w:val="24"/>
            <w:szCs w:val="24"/>
          </w:rPr>
          <w:t>，</w:t>
        </w:r>
        <w:r w:rsidR="002D51C1" w:rsidRPr="002D51C1">
          <w:rPr>
            <w:rFonts w:ascii="Times New Roman" w:hAnsi="Times New Roman" w:cs="Times New Roman"/>
            <w:sz w:val="24"/>
            <w:szCs w:val="24"/>
          </w:rPr>
          <w:t>Wang WL[50]</w:t>
        </w:r>
        <w:r w:rsidR="002D51C1" w:rsidRPr="002D51C1">
          <w:rPr>
            <w:rFonts w:ascii="Times New Roman" w:hAnsi="Times New Roman" w:cs="Times New Roman"/>
            <w:sz w:val="24"/>
            <w:szCs w:val="24"/>
          </w:rPr>
          <w:t>，</w:t>
        </w:r>
        <w:r w:rsidR="002D51C1" w:rsidRPr="002D51C1">
          <w:rPr>
            <w:rFonts w:ascii="Times New Roman" w:hAnsi="Times New Roman" w:cs="Times New Roman"/>
            <w:sz w:val="24"/>
            <w:szCs w:val="24"/>
          </w:rPr>
          <w:t>Yu M[51]</w:t>
        </w:r>
        <w:r w:rsidR="002D51C1" w:rsidRPr="002D51C1">
          <w:rPr>
            <w:rFonts w:ascii="Times New Roman" w:hAnsi="Times New Roman" w:cs="Times New Roman"/>
            <w:sz w:val="24"/>
            <w:szCs w:val="24"/>
          </w:rPr>
          <w:t>，</w:t>
        </w:r>
        <w:r w:rsidR="002D51C1" w:rsidRPr="002D51C1">
          <w:rPr>
            <w:rFonts w:ascii="Times New Roman" w:hAnsi="Times New Roman" w:cs="Times New Roman"/>
            <w:sz w:val="24"/>
            <w:szCs w:val="24"/>
          </w:rPr>
          <w:t>Kim, Y[52], Lioe HN[53]</w:t>
        </w:r>
        <w:r w:rsidR="002D51C1" w:rsidRPr="002D51C1">
          <w:rPr>
            <w:rFonts w:ascii="Times New Roman" w:hAnsi="Times New Roman" w:cs="Times New Roman"/>
            <w:sz w:val="24"/>
            <w:szCs w:val="24"/>
          </w:rPr>
          <w:t>等实验结果支持</w:t>
        </w:r>
      </w:ins>
      <w:ins w:id="408" w:author="崔 智勇" w:date="2021-12-17T20:13:00Z">
        <w:r w:rsidR="002D51C1">
          <w:rPr>
            <w:rFonts w:ascii="Times New Roman" w:hAnsi="Times New Roman" w:cs="Times New Roman" w:hint="eastAsia"/>
            <w:sz w:val="24"/>
            <w:szCs w:val="24"/>
          </w:rPr>
          <w:t>】</w:t>
        </w:r>
      </w:ins>
      <w:del w:id="409" w:author="周 天行" w:date="2021-12-17T18:00:00Z">
        <w:r w:rsidRPr="004B742B" w:rsidDel="002F10BA">
          <w:rPr>
            <w:rFonts w:ascii="Times New Roman" w:hAnsi="Times New Roman" w:cs="Times New Roman"/>
            <w:sz w:val="24"/>
            <w:szCs w:val="24"/>
          </w:rPr>
          <w:delText>When the molecular weight is large</w:delText>
        </w:r>
      </w:del>
      <w:ins w:id="410" w:author="周 天行" w:date="2021-12-17T18:00:00Z">
        <w:r w:rsidR="002F10BA">
          <w:rPr>
            <w:rFonts w:ascii="Times New Roman" w:hAnsi="Times New Roman" w:cs="Times New Roman"/>
            <w:sz w:val="24"/>
            <w:szCs w:val="24"/>
          </w:rPr>
          <w:t xml:space="preserve">With large </w:t>
        </w:r>
        <w:r w:rsidR="002F10BA">
          <w:rPr>
            <w:rFonts w:ascii="Times New Roman" w:hAnsi="Times New Roman" w:cs="Times New Roman"/>
            <w:sz w:val="24"/>
            <w:szCs w:val="24"/>
          </w:rPr>
          <w:lastRenderedPageBreak/>
          <w:t>molecular weight</w:t>
        </w:r>
      </w:ins>
      <w:r w:rsidRPr="004B742B">
        <w:rPr>
          <w:rFonts w:ascii="Times New Roman" w:hAnsi="Times New Roman" w:cs="Times New Roman"/>
          <w:sz w:val="24"/>
          <w:szCs w:val="24"/>
        </w:rPr>
        <w:t xml:space="preserve">, the peptide tends to be tasteless or bitter, which is related to Norio Ishibashi's </w:t>
      </w:r>
      <w:del w:id="411" w:author="周 天行" w:date="2021-12-17T18:01:00Z">
        <w:r w:rsidRPr="004B742B" w:rsidDel="002F10BA">
          <w:rPr>
            <w:rFonts w:ascii="Times New Roman" w:hAnsi="Times New Roman" w:cs="Times New Roman"/>
            <w:sz w:val="24"/>
            <w:szCs w:val="24"/>
          </w:rPr>
          <w:delText xml:space="preserve">belief </w:delText>
        </w:r>
      </w:del>
      <w:ins w:id="412" w:author="周 天行" w:date="2021-12-17T18:01:00Z">
        <w:r w:rsidR="002F10BA">
          <w:rPr>
            <w:rFonts w:ascii="Times New Roman" w:hAnsi="Times New Roman" w:cs="Times New Roman"/>
            <w:sz w:val="24"/>
            <w:szCs w:val="24"/>
          </w:rPr>
          <w:t>law/principle</w:t>
        </w:r>
        <w:r w:rsidR="002F10BA"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that the side chain backbone of a bitter peptide should have at least 3 carbons </w:t>
      </w:r>
      <w:r w:rsidR="00FA2642" w:rsidRPr="004B742B">
        <w:rPr>
          <w:rFonts w:ascii="Times New Roman" w:hAnsi="Times New Roman" w:cs="Times New Roman"/>
          <w:sz w:val="24"/>
          <w:szCs w:val="24"/>
        </w:rPr>
        <w:fldChar w:fldCharType="begin"/>
      </w:r>
      <w:r w:rsidR="00FA2642" w:rsidRPr="004B742B">
        <w:rPr>
          <w:rFonts w:ascii="Times New Roman" w:hAnsi="Times New Roman" w:cs="Times New Roman"/>
          <w:sz w:val="24"/>
          <w:szCs w:val="24"/>
        </w:rPr>
        <w:instrText xml:space="preserve"> ADDIN EN.CITE &lt;EndNote&gt;&lt;Cite&gt;&lt;Author&gt;Ishibashi&lt;/Author&gt;&lt;Year&gt;1988&lt;/Year&gt;&lt;RecNum&gt;43&lt;/RecNum&gt;&lt;DisplayText&gt;&lt;style face="superscript"&gt;[60]&lt;/style&gt;&lt;/DisplayText&gt;&lt;record&gt;&lt;rec-number&gt;43&lt;/rec-number&gt;&lt;foreign-keys&gt;&lt;key app="EN" db-id="d92fa20fp0w0fpedxt1xtfxdz529zfra0std" timestamp="1636035743"&gt;43&lt;/key&gt;&lt;/foreign-keys&gt;&lt;ref-type name="Journal Article"&gt;17&lt;/ref-type&gt;&lt;contributors&gt;&lt;authors&gt;&lt;author&gt;Ishibashi, Norio&lt;/author&gt;&lt;author&gt;Ono, Ichiro&lt;/author&gt;&lt;author&gt;Kato, Kuniki&lt;/author&gt;&lt;author&gt;Shigenaga, Toshiaki&lt;/author&gt;&lt;author&gt;Shinoda, Ichizo&lt;/author&gt;&lt;author&gt;Okai, Hideo&lt;/author&gt;&lt;author&gt;Fukui, Sakuzo&lt;/author&gt;&lt;/authors&gt;&lt;/contributors&gt;&lt;titles&gt;&lt;title&gt;Role of the Hydrophobic Amino Acid Residue in the Bitterness of Peptides&lt;/title&gt;&lt;secondary-title&gt;Agricultural and Biological Chemistry&lt;/secondary-title&gt;&lt;/titles&gt;&lt;periodical&gt;&lt;full-title&gt;Agricultural and Biological Chemistry&lt;/full-title&gt;&lt;/periodical&gt;&lt;pages&gt;91-94&lt;/pages&gt;&lt;volume&gt;52&lt;/volume&gt;&lt;number&gt;1&lt;/number&gt;&lt;dates&gt;&lt;year&gt;1988&lt;/year&gt;&lt;/dates&gt;&lt;isbn&gt;0002-1369&lt;/isbn&gt;&lt;urls&gt;&lt;related-urls&gt;&lt;url&gt;https://doi.org/10.1080/00021369.1988.10868631&lt;/url&gt;&lt;/related-urls&gt;&lt;/urls&gt;&lt;electronic-resource-num&gt;10.1080/00021369.1988.10868631&lt;/electronic-resource-num&gt;&lt;access-date&gt;11/4/2021&lt;/access-date&gt;&lt;/record&gt;&lt;/Cite&gt;&lt;/EndNote&gt;</w:instrText>
      </w:r>
      <w:r w:rsidR="00FA2642" w:rsidRPr="004B742B">
        <w:rPr>
          <w:rFonts w:ascii="Times New Roman" w:hAnsi="Times New Roman" w:cs="Times New Roman"/>
          <w:sz w:val="24"/>
          <w:szCs w:val="24"/>
        </w:rPr>
        <w:fldChar w:fldCharType="separate"/>
      </w:r>
      <w:r w:rsidR="00FA2642" w:rsidRPr="004B742B">
        <w:rPr>
          <w:rFonts w:ascii="Times New Roman" w:hAnsi="Times New Roman" w:cs="Times New Roman"/>
          <w:noProof/>
          <w:sz w:val="24"/>
          <w:szCs w:val="24"/>
          <w:vertAlign w:val="superscript"/>
        </w:rPr>
        <w:t>[60]</w:t>
      </w:r>
      <w:r w:rsidR="00FA2642" w:rsidRPr="004B742B">
        <w:rPr>
          <w:rFonts w:ascii="Times New Roman" w:hAnsi="Times New Roman" w:cs="Times New Roman"/>
          <w:sz w:val="24"/>
          <w:szCs w:val="24"/>
        </w:rPr>
        <w:fldChar w:fldCharType="end"/>
      </w:r>
    </w:p>
    <w:p w14:paraId="60D3EBFC" w14:textId="77777777" w:rsidR="00C369BC" w:rsidRPr="004B742B" w:rsidRDefault="00C369BC" w:rsidP="004B742B">
      <w:pPr>
        <w:pStyle w:val="HTML"/>
        <w:shd w:val="clear" w:color="auto" w:fill="FFFFFF"/>
        <w:wordWrap w:val="0"/>
        <w:spacing w:line="480" w:lineRule="auto"/>
        <w:textAlignment w:val="baseline"/>
        <w:rPr>
          <w:rFonts w:ascii="Times New Roman" w:eastAsiaTheme="minorEastAsia" w:hAnsi="Times New Roman" w:cs="Times New Roman"/>
          <w:kern w:val="2"/>
        </w:rPr>
      </w:pPr>
    </w:p>
    <w:p w14:paraId="3D110E4B" w14:textId="2DDC2C55" w:rsidR="00C369BC" w:rsidRPr="00385FDC" w:rsidRDefault="005C5EFE" w:rsidP="004B742B">
      <w:pPr>
        <w:spacing w:line="480" w:lineRule="auto"/>
        <w:rPr>
          <w:rFonts w:ascii="Times New Roman" w:hAnsi="Times New Roman" w:cs="Times New Roman"/>
          <w:sz w:val="24"/>
          <w:szCs w:val="24"/>
        </w:rPr>
      </w:pPr>
      <w:r w:rsidRPr="00385FDC">
        <w:rPr>
          <w:rFonts w:ascii="Times New Roman" w:hAnsi="Times New Roman" w:cs="Times New Roman"/>
          <w:sz w:val="24"/>
          <w:szCs w:val="24"/>
        </w:rPr>
        <w:t>Table 1 Feature source and calculation module</w:t>
      </w:r>
    </w:p>
    <w:tbl>
      <w:tblPr>
        <w:tblStyle w:val="ab"/>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71"/>
        <w:gridCol w:w="1724"/>
        <w:gridCol w:w="3911"/>
      </w:tblGrid>
      <w:tr w:rsidR="00CA1831" w:rsidRPr="004B742B" w14:paraId="2530DE4B" w14:textId="77777777" w:rsidTr="001F13EC">
        <w:tc>
          <w:tcPr>
            <w:tcW w:w="2671" w:type="dxa"/>
            <w:tcBorders>
              <w:top w:val="single" w:sz="12" w:space="0" w:color="auto"/>
              <w:bottom w:val="single" w:sz="4" w:space="0" w:color="auto"/>
            </w:tcBorders>
          </w:tcPr>
          <w:p w14:paraId="525E34BA" w14:textId="77777777" w:rsidR="00CA1831" w:rsidRPr="0054391D" w:rsidRDefault="00CA1831" w:rsidP="00BE5B65">
            <w:r w:rsidRPr="0054391D">
              <w:t>RDKit Module (Rdkit.Chem.)</w:t>
            </w:r>
          </w:p>
        </w:tc>
        <w:tc>
          <w:tcPr>
            <w:tcW w:w="1724" w:type="dxa"/>
            <w:tcBorders>
              <w:top w:val="single" w:sz="12" w:space="0" w:color="auto"/>
              <w:bottom w:val="single" w:sz="4" w:space="0" w:color="auto"/>
            </w:tcBorders>
          </w:tcPr>
          <w:p w14:paraId="0319A97A" w14:textId="77777777" w:rsidR="00CA1831" w:rsidRPr="0054391D" w:rsidRDefault="00CA1831" w:rsidP="00BE5B65">
            <w:r w:rsidRPr="0054391D">
              <w:t>Feature Selected</w:t>
            </w:r>
          </w:p>
        </w:tc>
        <w:tc>
          <w:tcPr>
            <w:tcW w:w="3911" w:type="dxa"/>
            <w:tcBorders>
              <w:top w:val="single" w:sz="12" w:space="0" w:color="auto"/>
              <w:bottom w:val="single" w:sz="4" w:space="0" w:color="auto"/>
            </w:tcBorders>
          </w:tcPr>
          <w:p w14:paraId="0A876200" w14:textId="0F448265" w:rsidR="00CA1831" w:rsidRPr="0054391D" w:rsidRDefault="00CA1831" w:rsidP="00BE5B65">
            <w:r w:rsidRPr="0054391D">
              <w:t xml:space="preserve">Explanation </w:t>
            </w:r>
          </w:p>
        </w:tc>
      </w:tr>
      <w:tr w:rsidR="00CA1831" w:rsidRPr="004B742B" w14:paraId="3AE3DEDA" w14:textId="77777777" w:rsidTr="001F13EC">
        <w:tc>
          <w:tcPr>
            <w:tcW w:w="2671" w:type="dxa"/>
            <w:tcBorders>
              <w:top w:val="single" w:sz="4" w:space="0" w:color="auto"/>
              <w:bottom w:val="single" w:sz="4" w:space="0" w:color="auto"/>
            </w:tcBorders>
          </w:tcPr>
          <w:p w14:paraId="5ECC9F24" w14:textId="77777777" w:rsidR="00CA1831" w:rsidRPr="0054391D" w:rsidRDefault="00CA1831" w:rsidP="00BE5B65">
            <w:r w:rsidRPr="0054391D">
              <w:t>rdMolDescriptors.BCUT2D</w:t>
            </w:r>
          </w:p>
        </w:tc>
        <w:tc>
          <w:tcPr>
            <w:tcW w:w="1724" w:type="dxa"/>
            <w:tcBorders>
              <w:top w:val="single" w:sz="4" w:space="0" w:color="auto"/>
              <w:bottom w:val="single" w:sz="4" w:space="0" w:color="auto"/>
            </w:tcBorders>
          </w:tcPr>
          <w:p w14:paraId="6B020E5A" w14:textId="77777777" w:rsidR="00CA1831" w:rsidRPr="0054391D" w:rsidRDefault="00CA1831" w:rsidP="00BE5B65">
            <w:r w:rsidRPr="0054391D">
              <w:t>BCUT2D_MWLOW</w:t>
            </w:r>
          </w:p>
        </w:tc>
        <w:tc>
          <w:tcPr>
            <w:tcW w:w="3911" w:type="dxa"/>
            <w:tcBorders>
              <w:top w:val="single" w:sz="4" w:space="0" w:color="auto"/>
              <w:bottom w:val="single" w:sz="4" w:space="0" w:color="auto"/>
            </w:tcBorders>
          </w:tcPr>
          <w:p w14:paraId="48ED9093" w14:textId="2CFB7B4C" w:rsidR="00CA1831" w:rsidRPr="0054391D" w:rsidRDefault="00CA1831" w:rsidP="00BE5B65">
            <w:r w:rsidRPr="0054391D">
              <w:t>Calculates lowest and highest eigenvalues of the original Burden matrix and the three variant introduced by Pearlamn and Smith</w:t>
            </w:r>
            <w:r w:rsidRPr="0054391D">
              <w:fldChar w:fldCharType="begin"/>
            </w:r>
            <w:r w:rsidRPr="0054391D">
              <w:instrText xml:space="preserve"> ADDIN EN.CITE &lt;EndNote&gt;&lt;Cite&gt;&lt;Author&gt;Beno&lt;/Author&gt;&lt;Year&gt;2001&lt;/Year&gt;&lt;RecNum&gt;51&lt;/RecNum&gt;&lt;DisplayText&gt;&lt;style face="superscript"&gt;[53]&lt;/style&gt;&lt;/DisplayText&gt;&lt;record&gt;&lt;rec-number&gt;51&lt;/rec-number&gt;&lt;foreign-keys&gt;&lt;key app="EN" db-id="d92fa20fp0w0fpedxt1xtfxdz529zfra0std" timestamp="1638789115"&gt;51&lt;/key&gt;&lt;/foreign-keys&gt;&lt;ref-type name="Journal Article"&gt;17&lt;/ref-type&gt;&lt;contributors&gt;&lt;authors&gt;&lt;author&gt;Beno, B. R.&lt;/author&gt;&lt;author&gt;Mason, J. S.&lt;/author&gt;&lt;/authors&gt;&lt;/contributors&gt;&lt;titles&gt;&lt;title&gt;The design of combinatorial libraries using properties and 3D pharmacophore fingerprints&lt;/title&gt;&lt;secondary-title&gt;Drug Discovery Today&lt;/secondary-title&gt;&lt;/titles&gt;&lt;periodical&gt;&lt;full-title&gt;Drug Discovery Today&lt;/full-title&gt;&lt;/periodical&gt;&lt;pages&gt;251-258&lt;/pages&gt;&lt;volume&gt;6&lt;/volume&gt;&lt;number&gt;5&lt;/number&gt;&lt;dates&gt;&lt;year&gt;2001&lt;/year&gt;&lt;pub-dates&gt;&lt;date&gt;Mar&lt;/date&gt;&lt;/pub-dates&gt;&lt;/dates&gt;&lt;isbn&gt;1359-6446&lt;/isbn&gt;&lt;accession-num&gt;WOS:000168716200011&lt;/accession-num&gt;&lt;urls&gt;&lt;related-urls&gt;&lt;url&gt;&amp;lt;Go to ISI&amp;gt;://WOS:000168716200011&lt;/url&gt;&lt;/related-urls&gt;&lt;/urls&gt;&lt;electronic-resource-num&gt;10.1016/s1359-6446(00)01665-2&lt;/electronic-resource-num&gt;&lt;/record&gt;&lt;/Cite&gt;&lt;/EndNote&gt;</w:instrText>
            </w:r>
            <w:r w:rsidRPr="0054391D">
              <w:fldChar w:fldCharType="separate"/>
            </w:r>
            <w:r w:rsidRPr="0054391D">
              <w:rPr>
                <w:noProof/>
                <w:vertAlign w:val="superscript"/>
              </w:rPr>
              <w:t>[53]</w:t>
            </w:r>
            <w:r w:rsidRPr="0054391D">
              <w:fldChar w:fldCharType="end"/>
            </w:r>
          </w:p>
        </w:tc>
      </w:tr>
      <w:tr w:rsidR="00CA1831" w:rsidRPr="004B742B" w14:paraId="57DC43A8" w14:textId="77777777" w:rsidTr="001F13EC">
        <w:tc>
          <w:tcPr>
            <w:tcW w:w="2671" w:type="dxa"/>
            <w:tcBorders>
              <w:top w:val="single" w:sz="4" w:space="0" w:color="auto"/>
              <w:bottom w:val="single" w:sz="4" w:space="0" w:color="auto"/>
            </w:tcBorders>
          </w:tcPr>
          <w:p w14:paraId="52E913CE" w14:textId="77777777" w:rsidR="00CA1831" w:rsidRPr="0054391D" w:rsidRDefault="00CA1831" w:rsidP="00BE5B65">
            <w:r w:rsidRPr="0054391D">
              <w:t>MolSurf module</w:t>
            </w:r>
          </w:p>
        </w:tc>
        <w:tc>
          <w:tcPr>
            <w:tcW w:w="1724" w:type="dxa"/>
            <w:tcBorders>
              <w:top w:val="single" w:sz="4" w:space="0" w:color="auto"/>
              <w:bottom w:val="nil"/>
            </w:tcBorders>
          </w:tcPr>
          <w:p w14:paraId="52A9B208" w14:textId="77777777" w:rsidR="00CA1831" w:rsidRPr="0054391D" w:rsidRDefault="00CA1831" w:rsidP="00BE5B65">
            <w:r w:rsidRPr="0054391D">
              <w:t>SMR_VSA1</w:t>
            </w:r>
          </w:p>
        </w:tc>
        <w:tc>
          <w:tcPr>
            <w:tcW w:w="3911" w:type="dxa"/>
            <w:tcBorders>
              <w:top w:val="single" w:sz="4" w:space="0" w:color="auto"/>
              <w:bottom w:val="nil"/>
            </w:tcBorders>
          </w:tcPr>
          <w:p w14:paraId="531FC1D5" w14:textId="77777777" w:rsidR="00CA1831" w:rsidRPr="0054391D" w:rsidRDefault="00CA1831" w:rsidP="00BE5B65">
            <w:r w:rsidRPr="0054391D">
              <w:t>polarizability</w:t>
            </w:r>
          </w:p>
        </w:tc>
      </w:tr>
      <w:tr w:rsidR="00CA1831" w:rsidRPr="004B742B" w14:paraId="507F14B1" w14:textId="77777777" w:rsidTr="001F13EC">
        <w:tc>
          <w:tcPr>
            <w:tcW w:w="2671" w:type="dxa"/>
            <w:tcBorders>
              <w:top w:val="single" w:sz="4" w:space="0" w:color="auto"/>
              <w:bottom w:val="nil"/>
            </w:tcBorders>
          </w:tcPr>
          <w:p w14:paraId="381C6357" w14:textId="77777777" w:rsidR="00CA1831" w:rsidRPr="0054391D" w:rsidRDefault="00CA1831" w:rsidP="00BE5B65">
            <w:r w:rsidRPr="0054391D">
              <w:t>EState.EState.MinEStateIndex</w:t>
            </w:r>
          </w:p>
        </w:tc>
        <w:tc>
          <w:tcPr>
            <w:tcW w:w="1724" w:type="dxa"/>
            <w:tcBorders>
              <w:top w:val="nil"/>
              <w:bottom w:val="nil"/>
            </w:tcBorders>
          </w:tcPr>
          <w:p w14:paraId="341BDC3E" w14:textId="77777777" w:rsidR="00CA1831" w:rsidRPr="0054391D" w:rsidRDefault="00CA1831" w:rsidP="00BE5B65">
            <w:r w:rsidRPr="0054391D">
              <w:t>MinEStateIndex</w:t>
            </w:r>
          </w:p>
        </w:tc>
        <w:tc>
          <w:tcPr>
            <w:tcW w:w="3911" w:type="dxa"/>
            <w:vMerge w:val="restart"/>
            <w:tcBorders>
              <w:top w:val="nil"/>
              <w:bottom w:val="nil"/>
            </w:tcBorders>
          </w:tcPr>
          <w:p w14:paraId="2BDD15FC" w14:textId="0C511471" w:rsidR="00CA1831" w:rsidRPr="0054391D" w:rsidRDefault="00CA1831" w:rsidP="00BE5B65">
            <w:r w:rsidRPr="0054391D">
              <w:t xml:space="preserve">MOE-type descriptors using EState indices and surface area contributions (developed at RD, not described in the CCG paper) </w:t>
            </w:r>
            <w:r w:rsidRPr="0054391D">
              <w:fldChar w:fldCharType="begin"/>
            </w:r>
            <w:r w:rsidRPr="0054391D">
              <w:instrText xml:space="preserve"> ADDIN EN.CITE &lt;EndNote&gt;&lt;Cite&gt;&lt;Author&gt;Hall&lt;/Author&gt;&lt;Year&gt;1991&lt;/Year&gt;&lt;RecNum&gt;31&lt;/RecNum&gt;&lt;DisplayText&gt;&lt;style face="superscript"&gt;[61]&lt;/style&gt;&lt;/DisplayText&gt;&lt;record&gt;&lt;rec-number&gt;31&lt;/rec-number&gt;&lt;foreign-keys&gt;&lt;key app="EN" db-id="d92fa20fp0w0fpedxt1xtfxdz529zfra0std" timestamp="1636007032"&gt;31&lt;/key&gt;&lt;/foreign-keys&gt;&lt;ref-type name="Journal Article"&gt;17&lt;/ref-type&gt;&lt;contributors&gt;&lt;authors&gt;&lt;author&gt;Hall, Lowell H.&lt;/author&gt;&lt;author&gt;Mohney, Brian&lt;/author&gt;&lt;author&gt;Kier, Lemont B.&lt;/author&gt;&lt;/authors&gt;&lt;/contributors&gt;&lt;titles&gt;&lt;title&gt;The Electrotopological State: An Atom Index for QSAR&lt;/title&gt;&lt;secondary-title&gt;Quantitative Structure-Activity Relationships&lt;/secondary-title&gt;&lt;/titles&gt;&lt;periodical&gt;&lt;full-title&gt;Quantitative Structure-Activity Relationships&lt;/full-title&gt;&lt;/periodical&gt;&lt;pages&gt;43-51&lt;/pages&gt;&lt;volume&gt;10&lt;/volume&gt;&lt;number&gt;1&lt;/number&gt;&lt;dates&gt;&lt;year&gt;1991&lt;/year&gt;&lt;/dates&gt;&lt;isbn&gt;0931-8771&lt;/isbn&gt;&lt;urls&gt;&lt;related-urls&gt;&lt;url&gt;https://onlinelibrary.wiley.com/doi/abs/10.1002/qsar.19910100108&lt;/url&gt;&lt;/related-urls&gt;&lt;/urls&gt;&lt;electronic-resource-num&gt;https://doi.org/10.1002/qsar.19910100108&lt;/electronic-resource-num&gt;&lt;/record&gt;&lt;/Cite&gt;&lt;/EndNote&gt;</w:instrText>
            </w:r>
            <w:r w:rsidRPr="0054391D">
              <w:fldChar w:fldCharType="separate"/>
            </w:r>
            <w:r w:rsidRPr="0054391D">
              <w:rPr>
                <w:noProof/>
                <w:vertAlign w:val="superscript"/>
              </w:rPr>
              <w:t>[61]</w:t>
            </w:r>
            <w:r w:rsidRPr="0054391D">
              <w:fldChar w:fldCharType="end"/>
            </w:r>
          </w:p>
        </w:tc>
      </w:tr>
      <w:tr w:rsidR="00CA1831" w:rsidRPr="004B742B" w14:paraId="3C36E145" w14:textId="77777777" w:rsidTr="001F13EC">
        <w:tc>
          <w:tcPr>
            <w:tcW w:w="2671" w:type="dxa"/>
            <w:vMerge w:val="restart"/>
            <w:tcBorders>
              <w:top w:val="nil"/>
              <w:bottom w:val="single" w:sz="4" w:space="0" w:color="auto"/>
            </w:tcBorders>
          </w:tcPr>
          <w:p w14:paraId="3649B4A0" w14:textId="77777777" w:rsidR="00CA1831" w:rsidRPr="0054391D" w:rsidRDefault="00CA1831" w:rsidP="00BE5B65">
            <w:r w:rsidRPr="0054391D">
              <w:t>EState.EState_VSA module</w:t>
            </w:r>
          </w:p>
        </w:tc>
        <w:tc>
          <w:tcPr>
            <w:tcW w:w="1724" w:type="dxa"/>
            <w:tcBorders>
              <w:top w:val="nil"/>
              <w:bottom w:val="nil"/>
            </w:tcBorders>
          </w:tcPr>
          <w:p w14:paraId="44A32E4C" w14:textId="77777777" w:rsidR="00CA1831" w:rsidRPr="0054391D" w:rsidRDefault="00CA1831" w:rsidP="00BE5B65">
            <w:r w:rsidRPr="0054391D">
              <w:t>VSA_EState5</w:t>
            </w:r>
          </w:p>
        </w:tc>
        <w:tc>
          <w:tcPr>
            <w:tcW w:w="3911" w:type="dxa"/>
            <w:vMerge/>
            <w:tcBorders>
              <w:top w:val="nil"/>
              <w:bottom w:val="nil"/>
            </w:tcBorders>
          </w:tcPr>
          <w:p w14:paraId="43340116" w14:textId="77777777" w:rsidR="00CA1831" w:rsidRPr="0054391D" w:rsidRDefault="00CA1831" w:rsidP="00BE5B65"/>
        </w:tc>
      </w:tr>
      <w:tr w:rsidR="00CA1831" w:rsidRPr="004B742B" w14:paraId="66F892D8" w14:textId="77777777" w:rsidTr="001F13EC">
        <w:tc>
          <w:tcPr>
            <w:tcW w:w="2671" w:type="dxa"/>
            <w:vMerge/>
            <w:tcBorders>
              <w:top w:val="single" w:sz="4" w:space="0" w:color="auto"/>
              <w:bottom w:val="single" w:sz="4" w:space="0" w:color="auto"/>
            </w:tcBorders>
          </w:tcPr>
          <w:p w14:paraId="206CD9C1" w14:textId="77777777" w:rsidR="00CA1831" w:rsidRPr="0054391D" w:rsidRDefault="00CA1831" w:rsidP="00BE5B65"/>
        </w:tc>
        <w:tc>
          <w:tcPr>
            <w:tcW w:w="1724" w:type="dxa"/>
            <w:tcBorders>
              <w:top w:val="nil"/>
              <w:bottom w:val="nil"/>
            </w:tcBorders>
          </w:tcPr>
          <w:p w14:paraId="0AEA71BF" w14:textId="77777777" w:rsidR="00CA1831" w:rsidRPr="0054391D" w:rsidRDefault="00CA1831" w:rsidP="00BE5B65">
            <w:r w:rsidRPr="0054391D">
              <w:rPr>
                <w:rFonts w:eastAsiaTheme="minorEastAsia"/>
                <w:kern w:val="2"/>
              </w:rPr>
              <w:t>VSA_EState6</w:t>
            </w:r>
          </w:p>
        </w:tc>
        <w:tc>
          <w:tcPr>
            <w:tcW w:w="3911" w:type="dxa"/>
            <w:vMerge/>
            <w:tcBorders>
              <w:top w:val="nil"/>
              <w:bottom w:val="nil"/>
            </w:tcBorders>
          </w:tcPr>
          <w:p w14:paraId="5F1A5B71" w14:textId="77777777" w:rsidR="00CA1831" w:rsidRPr="0054391D" w:rsidRDefault="00CA1831" w:rsidP="00BE5B65"/>
        </w:tc>
      </w:tr>
      <w:tr w:rsidR="00CA1831" w:rsidRPr="004B742B" w14:paraId="519542F1" w14:textId="77777777" w:rsidTr="001F13EC">
        <w:tc>
          <w:tcPr>
            <w:tcW w:w="2671" w:type="dxa"/>
            <w:vMerge/>
            <w:tcBorders>
              <w:top w:val="single" w:sz="4" w:space="0" w:color="auto"/>
              <w:bottom w:val="single" w:sz="4" w:space="0" w:color="auto"/>
            </w:tcBorders>
          </w:tcPr>
          <w:p w14:paraId="692646F3" w14:textId="77777777" w:rsidR="00CA1831" w:rsidRPr="0054391D" w:rsidRDefault="00CA1831" w:rsidP="00BE5B65"/>
        </w:tc>
        <w:tc>
          <w:tcPr>
            <w:tcW w:w="1724" w:type="dxa"/>
            <w:tcBorders>
              <w:top w:val="nil"/>
              <w:bottom w:val="single" w:sz="4" w:space="0" w:color="auto"/>
            </w:tcBorders>
          </w:tcPr>
          <w:p w14:paraId="7C7CDA59" w14:textId="77777777" w:rsidR="00CA1831" w:rsidRPr="0054391D" w:rsidRDefault="00CA1831" w:rsidP="00BE5B65">
            <w:r w:rsidRPr="0054391D">
              <w:rPr>
                <w:rFonts w:eastAsiaTheme="minorEastAsia"/>
                <w:kern w:val="2"/>
              </w:rPr>
              <w:t>VSA_EState7</w:t>
            </w:r>
          </w:p>
        </w:tc>
        <w:tc>
          <w:tcPr>
            <w:tcW w:w="3911" w:type="dxa"/>
            <w:vMerge/>
            <w:tcBorders>
              <w:top w:val="nil"/>
              <w:bottom w:val="single" w:sz="4" w:space="0" w:color="auto"/>
            </w:tcBorders>
          </w:tcPr>
          <w:p w14:paraId="5CD1951F" w14:textId="77777777" w:rsidR="00CA1831" w:rsidRPr="0054391D" w:rsidRDefault="00CA1831" w:rsidP="00BE5B65"/>
        </w:tc>
      </w:tr>
      <w:tr w:rsidR="0054391D" w:rsidRPr="004B742B" w14:paraId="60523F5D" w14:textId="77777777" w:rsidTr="001F13EC">
        <w:tc>
          <w:tcPr>
            <w:tcW w:w="2671" w:type="dxa"/>
            <w:tcBorders>
              <w:top w:val="single" w:sz="4" w:space="0" w:color="auto"/>
              <w:bottom w:val="single" w:sz="4" w:space="0" w:color="auto"/>
            </w:tcBorders>
          </w:tcPr>
          <w:p w14:paraId="21FDBF0E" w14:textId="072DB4ED" w:rsidR="0054391D" w:rsidRPr="0054391D" w:rsidRDefault="0054391D" w:rsidP="00BE5B65">
            <w:r w:rsidRPr="0054391D">
              <w:t>Chem.MolSurf module</w:t>
            </w:r>
          </w:p>
        </w:tc>
        <w:tc>
          <w:tcPr>
            <w:tcW w:w="1724" w:type="dxa"/>
            <w:tcBorders>
              <w:top w:val="nil"/>
              <w:bottom w:val="single" w:sz="4" w:space="0" w:color="auto"/>
            </w:tcBorders>
          </w:tcPr>
          <w:p w14:paraId="1E973CFA" w14:textId="20F154F9" w:rsidR="0054391D" w:rsidRPr="0054391D" w:rsidRDefault="0054391D" w:rsidP="00BE5B65">
            <w:r w:rsidRPr="0054391D">
              <w:t>PEOE_VSA14</w:t>
            </w:r>
          </w:p>
        </w:tc>
        <w:tc>
          <w:tcPr>
            <w:tcW w:w="3911" w:type="dxa"/>
            <w:tcBorders>
              <w:top w:val="nil"/>
              <w:bottom w:val="single" w:sz="4" w:space="0" w:color="auto"/>
            </w:tcBorders>
          </w:tcPr>
          <w:p w14:paraId="2B0B01D6" w14:textId="2CB36FF9" w:rsidR="0054391D" w:rsidRPr="0054391D" w:rsidRDefault="0054391D" w:rsidP="00BE5B65">
            <w:r w:rsidRPr="0054391D">
              <w:t>Exposes functionality for MOE-like approximate molecular surface area descriptors</w:t>
            </w:r>
            <w:r>
              <w:fldChar w:fldCharType="begin"/>
            </w:r>
            <w:r>
              <w:instrText xml:space="preserve"> ADDIN EN.CITE &lt;EndNote&gt;&lt;Cite&gt;&lt;Author&gt;Labute&lt;/Author&gt;&lt;Year&gt;2000&lt;/Year&gt;&lt;RecNum&gt;3&lt;/RecNum&gt;&lt;DisplayText&gt;&lt;style face="superscript"&gt;[62]&lt;/style&gt;&lt;/DisplayText&gt;&lt;record&gt;&lt;rec-number&gt;3&lt;/rec-number&gt;&lt;foreign-keys&gt;&lt;key app="EN" db-id="xsrsa9x27d2zx0ev5zpvsae9xxpp52trzpdr" timestamp="1639827223"&gt;3&lt;/key&gt;&lt;/foreign-keys&gt;&lt;ref-type name="Journal Article"&gt;17&lt;/ref-type&gt;&lt;contributors&gt;&lt;authors&gt;&lt;author&gt;Labute, P.&lt;/author&gt;&lt;/authors&gt;&lt;/contributors&gt;&lt;auth-address&gt;Chemical Computing Group Inc., 1255 University Street, Montreal, Quebec, Canada H3B 3X3. paul@chemcomp.com&lt;/auth-address&gt;&lt;titles&gt;&lt;title&gt;A widely applicable set of descriptors&lt;/title&gt;&lt;secondary-title&gt;J Mol Graph Model&lt;/secondary-title&gt;&lt;/titles&gt;&lt;periodical&gt;&lt;full-title&gt;J Mol Graph Model&lt;/full-title&gt;&lt;/periodical&gt;&lt;pages&gt;464-77&lt;/pages&gt;&lt;volume&gt;18&lt;/volume&gt;&lt;number&gt;4-5&lt;/number&gt;&lt;edition&gt;2001/01/06&lt;/edition&gt;&lt;keywords&gt;&lt;keyword&gt;Blood-Brain Barrier&lt;/keyword&gt;&lt;keyword&gt;Databases, Factual&lt;/keyword&gt;&lt;keyword&gt;Drug Design&lt;/keyword&gt;&lt;keyword&gt;Factor Xa Inhibitors&lt;/keyword&gt;&lt;keyword&gt;In Vitro Techniques&lt;/keyword&gt;&lt;keyword&gt;*Models, Chemical&lt;/keyword&gt;&lt;keyword&gt;Molecular Structure&lt;/keyword&gt;&lt;keyword&gt;*Quantitative Structure-Activity Relationship&lt;/keyword&gt;&lt;keyword&gt;Solubility&lt;/keyword&gt;&lt;keyword&gt;Thermodynamics&lt;/keyword&gt;&lt;keyword&gt;Thrombin/antagonists &amp;amp; inhibitors&lt;/keyword&gt;&lt;keyword&gt;Trypsin Inhibitors/chemistry/pharmacology&lt;/keyword&gt;&lt;keyword&gt;Water&lt;/keyword&gt;&lt;/keywords&gt;&lt;dates&gt;&lt;year&gt;2000&lt;/year&gt;&lt;pub-dates&gt;&lt;date&gt;Aug-Oct&lt;/date&gt;&lt;/pub-dates&gt;&lt;/dates&gt;&lt;isbn&gt;1093-3263 (Print)&amp;#xD;1093-3263&lt;/isbn&gt;&lt;accession-num&gt;11143563&lt;/accession-num&gt;&lt;urls&gt;&lt;/urls&gt;&lt;electronic-resource-num&gt;10.1016/s1093-3263(00)00068-1&lt;/electronic-resource-num&gt;&lt;remote-database-provider&gt;NLM&lt;/remote-database-provider&gt;&lt;language&gt;eng&lt;/language&gt;&lt;/record&gt;&lt;/Cite&gt;&lt;/EndNote&gt;</w:instrText>
            </w:r>
            <w:r>
              <w:fldChar w:fldCharType="separate"/>
            </w:r>
            <w:r w:rsidRPr="0054391D">
              <w:rPr>
                <w:noProof/>
                <w:vertAlign w:val="superscript"/>
              </w:rPr>
              <w:t>[62]</w:t>
            </w:r>
            <w:r>
              <w:fldChar w:fldCharType="end"/>
            </w:r>
            <w:r w:rsidRPr="0054391D">
              <w:t xml:space="preserve"> .</w:t>
            </w:r>
          </w:p>
        </w:tc>
      </w:tr>
      <w:tr w:rsidR="00CA1831" w:rsidRPr="004B742B" w14:paraId="2062919F" w14:textId="77777777" w:rsidTr="001F13EC">
        <w:tc>
          <w:tcPr>
            <w:tcW w:w="2671" w:type="dxa"/>
            <w:tcBorders>
              <w:top w:val="single" w:sz="4" w:space="0" w:color="auto"/>
              <w:bottom w:val="single" w:sz="12" w:space="0" w:color="auto"/>
            </w:tcBorders>
          </w:tcPr>
          <w:p w14:paraId="6635FA61" w14:textId="77777777" w:rsidR="00CA1831" w:rsidRPr="0054391D" w:rsidRDefault="00CA1831" w:rsidP="00BE5B65">
            <w:r w:rsidRPr="0054391D">
              <w:t>Crippen module</w:t>
            </w:r>
          </w:p>
        </w:tc>
        <w:tc>
          <w:tcPr>
            <w:tcW w:w="1724" w:type="dxa"/>
            <w:tcBorders>
              <w:top w:val="single" w:sz="4" w:space="0" w:color="auto"/>
              <w:bottom w:val="single" w:sz="12" w:space="0" w:color="auto"/>
            </w:tcBorders>
          </w:tcPr>
          <w:p w14:paraId="3FD34B7B" w14:textId="47951E09" w:rsidR="00CA1831" w:rsidRPr="0054391D" w:rsidRDefault="00CA1831" w:rsidP="00BE5B65">
            <w:r w:rsidRPr="0054391D">
              <w:t>MolLogP</w:t>
            </w:r>
          </w:p>
        </w:tc>
        <w:tc>
          <w:tcPr>
            <w:tcW w:w="3911" w:type="dxa"/>
            <w:tcBorders>
              <w:top w:val="single" w:sz="4" w:space="0" w:color="auto"/>
              <w:bottom w:val="single" w:sz="12" w:space="0" w:color="auto"/>
            </w:tcBorders>
          </w:tcPr>
          <w:p w14:paraId="28038B45" w14:textId="20F4E9FC" w:rsidR="00CA1831" w:rsidRPr="0054391D" w:rsidRDefault="00CA1831" w:rsidP="00BE5B65">
            <w:r w:rsidRPr="0054391D">
              <w:t>Indicators for describing ligands based on atomic contribution</w:t>
            </w:r>
            <w:r w:rsidRPr="0054391D">
              <w:fldChar w:fldCharType="begin"/>
            </w:r>
            <w:r w:rsidR="0054391D">
              <w:instrText xml:space="preserve"> ADDIN EN.CITE &lt;EndNote&gt;&lt;Cite&gt;&lt;Author&gt;Wildman&lt;/Author&gt;&lt;Year&gt;1999&lt;/Year&gt;&lt;RecNum&gt;32&lt;/RecNum&gt;&lt;DisplayText&gt;&lt;style face="superscript"&gt;[63]&lt;/style&gt;&lt;/DisplayText&gt;&lt;record&gt;&lt;rec-number&gt;32&lt;/rec-number&gt;&lt;foreign-keys&gt;&lt;key app="EN" db-id="d92fa20fp0w0fpedxt1xtfxdz529zfra0std" timestamp="1636007340"&gt;32&lt;/key&gt;&lt;/foreign-keys&gt;&lt;ref-type name="Journal Article"&gt;17&lt;/ref-type&gt;&lt;contributors&gt;&lt;authors&gt;&lt;author&gt;Wildman, Scott A.&lt;/author&gt;&lt;author&gt;Crippen, Gordon M.&lt;/author&gt;&lt;/authors&gt;&lt;/contributors&gt;&lt;titles&gt;&lt;title&gt;Prediction of Physicochemical Parameters by Atomic Contributions&lt;/title&gt;&lt;secondary-title&gt;Journal of Chemical Information and Computer Sciences&lt;/secondary-title&gt;&lt;/titles&gt;&lt;periodical&gt;&lt;full-title&gt;Journal of Chemical Information and Computer Sciences&lt;/full-title&gt;&lt;/periodical&gt;&lt;pages&gt;868-873&lt;/pages&gt;&lt;volume&gt;39&lt;/volume&gt;&lt;number&gt;5&lt;/number&gt;&lt;dates&gt;&lt;year&gt;1999&lt;/year&gt;&lt;pub-dates&gt;&lt;date&gt;1999/09/27&lt;/date&gt;&lt;/pub-dates&gt;&lt;/dates&gt;&lt;publisher&gt;American Chemical Society&lt;/publisher&gt;&lt;isbn&gt;0095-2338&lt;/isbn&gt;&lt;urls&gt;&lt;related-urls&gt;&lt;url&gt;https://doi.org/10.1021/ci990307l&lt;/url&gt;&lt;/related-urls&gt;&lt;/urls&gt;&lt;electronic-resource-num&gt;10.1021/ci990307l&lt;/electronic-resource-num&gt;&lt;/record&gt;&lt;/Cite&gt;&lt;/EndNote&gt;</w:instrText>
            </w:r>
            <w:r w:rsidRPr="0054391D">
              <w:fldChar w:fldCharType="separate"/>
            </w:r>
            <w:r w:rsidR="0054391D" w:rsidRPr="0054391D">
              <w:rPr>
                <w:noProof/>
                <w:vertAlign w:val="superscript"/>
              </w:rPr>
              <w:t>[63]</w:t>
            </w:r>
            <w:r w:rsidRPr="0054391D">
              <w:fldChar w:fldCharType="end"/>
            </w:r>
          </w:p>
        </w:tc>
      </w:tr>
    </w:tbl>
    <w:p w14:paraId="00793B5C" w14:textId="77777777" w:rsidR="00C369BC" w:rsidRPr="004B742B" w:rsidRDefault="00C369BC" w:rsidP="004B742B">
      <w:pPr>
        <w:spacing w:line="480" w:lineRule="auto"/>
        <w:rPr>
          <w:rFonts w:ascii="Times New Roman" w:hAnsi="Times New Roman" w:cs="Times New Roman"/>
          <w:color w:val="000000"/>
          <w:sz w:val="24"/>
          <w:szCs w:val="24"/>
          <w:shd w:val="clear" w:color="auto" w:fill="FFFFFF"/>
        </w:rPr>
      </w:pPr>
    </w:p>
    <w:p w14:paraId="45E6ED8C" w14:textId="1F5FF168" w:rsidR="00C369BC" w:rsidRPr="004B742B" w:rsidRDefault="00C369BC" w:rsidP="004B742B">
      <w:pPr>
        <w:spacing w:line="480" w:lineRule="auto"/>
        <w:rPr>
          <w:rFonts w:ascii="Times New Roman" w:hAnsi="Times New Roman" w:cs="Times New Roman"/>
          <w:color w:val="000000"/>
          <w:sz w:val="24"/>
          <w:szCs w:val="24"/>
          <w:shd w:val="clear" w:color="auto" w:fill="FFFFFF"/>
        </w:rPr>
      </w:pPr>
    </w:p>
    <w:p w14:paraId="2CF3B785" w14:textId="4F578DC9" w:rsidR="00C369BC" w:rsidRPr="004B742B" w:rsidRDefault="0079466D" w:rsidP="00385FDC">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noProof/>
          <w:sz w:val="24"/>
          <w:szCs w:val="24"/>
        </w:rPr>
        <w:lastRenderedPageBreak/>
        <w:drawing>
          <wp:inline distT="0" distB="0" distL="0" distR="0" wp14:anchorId="040F7CD3" wp14:editId="1B35EC32">
            <wp:extent cx="5274310" cy="3585845"/>
            <wp:effectExtent l="0" t="0" r="2540"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3585845"/>
                    </a:xfrm>
                    <a:prstGeom prst="rect">
                      <a:avLst/>
                    </a:prstGeom>
                  </pic:spPr>
                </pic:pic>
              </a:graphicData>
            </a:graphic>
          </wp:inline>
        </w:drawing>
      </w:r>
    </w:p>
    <w:p w14:paraId="1CD437C5" w14:textId="3C331FDA" w:rsidR="00C369BC" w:rsidRPr="00385FDC" w:rsidRDefault="003E48D9" w:rsidP="00385FDC">
      <w:pPr>
        <w:rPr>
          <w:rFonts w:ascii="Times New Roman" w:hAnsi="Times New Roman" w:cs="Times New Roman"/>
          <w:sz w:val="20"/>
          <w:szCs w:val="20"/>
        </w:rPr>
      </w:pPr>
      <w:r w:rsidRPr="00385FDC">
        <w:rPr>
          <w:rFonts w:ascii="Times New Roman" w:hAnsi="Times New Roman" w:cs="Times New Roman"/>
          <w:sz w:val="20"/>
          <w:szCs w:val="20"/>
        </w:rPr>
        <w:t xml:space="preserve">Figure 3a </w:t>
      </w:r>
      <w:del w:id="413" w:author="周 天行" w:date="2021-12-17T18:03:00Z">
        <w:r w:rsidR="00CA1831" w:rsidRPr="00385FDC" w:rsidDel="002F10BA">
          <w:rPr>
            <w:rFonts w:ascii="Times New Roman" w:hAnsi="Times New Roman" w:cs="Times New Roman"/>
            <w:sz w:val="20"/>
            <w:szCs w:val="20"/>
          </w:rPr>
          <w:delText>show</w:delText>
        </w:r>
        <w:r w:rsidR="00B23D4A" w:rsidRPr="00385FDC" w:rsidDel="002F10BA">
          <w:rPr>
            <w:rFonts w:ascii="Times New Roman" w:hAnsi="Times New Roman" w:cs="Times New Roman"/>
            <w:sz w:val="20"/>
            <w:szCs w:val="20"/>
          </w:rPr>
          <w:delText>n</w:delText>
        </w:r>
        <w:r w:rsidR="00CA1831" w:rsidRPr="00385FDC" w:rsidDel="002F10BA">
          <w:rPr>
            <w:rFonts w:ascii="Times New Roman" w:hAnsi="Times New Roman" w:cs="Times New Roman"/>
            <w:sz w:val="20"/>
            <w:szCs w:val="20"/>
          </w:rPr>
          <w:delText xml:space="preserve"> </w:delText>
        </w:r>
      </w:del>
      <w:ins w:id="414" w:author="周 天行" w:date="2021-12-17T18:03:00Z">
        <w:r w:rsidR="002F10BA" w:rsidRPr="00385FDC">
          <w:rPr>
            <w:rFonts w:ascii="Times New Roman" w:hAnsi="Times New Roman" w:cs="Times New Roman"/>
            <w:sz w:val="20"/>
            <w:szCs w:val="20"/>
          </w:rPr>
          <w:t xml:space="preserve">shows </w:t>
        </w:r>
      </w:ins>
      <w:r w:rsidR="00CA1831" w:rsidRPr="00385FDC">
        <w:rPr>
          <w:rFonts w:ascii="Times New Roman" w:hAnsi="Times New Roman" w:cs="Times New Roman"/>
          <w:sz w:val="20"/>
          <w:szCs w:val="20"/>
        </w:rPr>
        <w:t xml:space="preserve">the influence of MolLogP and SMR_SVA on judgment. </w:t>
      </w:r>
      <w:r w:rsidR="0053765B" w:rsidRPr="00385FDC">
        <w:rPr>
          <w:rFonts w:ascii="Times New Roman" w:hAnsi="Times New Roman" w:cs="Times New Roman"/>
          <w:sz w:val="20"/>
          <w:szCs w:val="20"/>
        </w:rPr>
        <w:t xml:space="preserve">Figure 3b. According to the size of each characteristic </w:t>
      </w:r>
      <w:ins w:id="415" w:author="周 天行" w:date="2021-12-17T18:03:00Z">
        <w:r w:rsidR="004D5A75" w:rsidRPr="00385FDC">
          <w:rPr>
            <w:rFonts w:ascii="Times New Roman" w:hAnsi="Times New Roman" w:cs="Times New Roman"/>
            <w:sz w:val="20"/>
            <w:szCs w:val="20"/>
          </w:rPr>
          <w:t xml:space="preserve">of </w:t>
        </w:r>
      </w:ins>
      <w:r w:rsidR="0053765B" w:rsidRPr="00385FDC">
        <w:rPr>
          <w:rFonts w:ascii="Times New Roman" w:hAnsi="Times New Roman" w:cs="Times New Roman"/>
          <w:sz w:val="20"/>
          <w:szCs w:val="20"/>
        </w:rPr>
        <w:t xml:space="preserve">SHAP, </w:t>
      </w:r>
      <w:del w:id="416" w:author="周 天行" w:date="2021-12-17T18:04:00Z">
        <w:r w:rsidR="0053765B" w:rsidRPr="00385FDC" w:rsidDel="004D5A75">
          <w:rPr>
            <w:rFonts w:ascii="Times New Roman" w:hAnsi="Times New Roman" w:cs="Times New Roman"/>
            <w:sz w:val="20"/>
            <w:szCs w:val="20"/>
          </w:rPr>
          <w:delText>it is</w:delText>
        </w:r>
      </w:del>
      <w:ins w:id="417" w:author="周 天行" w:date="2021-12-17T18:04:00Z">
        <w:r w:rsidR="004D5A75" w:rsidRPr="00385FDC">
          <w:rPr>
            <w:rFonts w:ascii="Times New Roman" w:hAnsi="Times New Roman" w:cs="Times New Roman"/>
            <w:sz w:val="20"/>
            <w:szCs w:val="20"/>
          </w:rPr>
          <w:t>indexes</w:t>
        </w:r>
      </w:ins>
      <w:r w:rsidR="0053765B" w:rsidRPr="00385FDC">
        <w:rPr>
          <w:rFonts w:ascii="Times New Roman" w:hAnsi="Times New Roman" w:cs="Times New Roman"/>
          <w:sz w:val="20"/>
          <w:szCs w:val="20"/>
        </w:rPr>
        <w:t xml:space="preserve"> </w:t>
      </w:r>
      <w:ins w:id="418" w:author="周 天行" w:date="2021-12-17T18:04:00Z">
        <w:r w:rsidR="004D5A75" w:rsidRPr="00385FDC">
          <w:rPr>
            <w:rFonts w:ascii="Times New Roman" w:hAnsi="Times New Roman" w:cs="Times New Roman"/>
            <w:sz w:val="20"/>
            <w:szCs w:val="20"/>
          </w:rPr>
          <w:t xml:space="preserve">are </w:t>
        </w:r>
      </w:ins>
      <w:r w:rsidR="0053765B" w:rsidRPr="00385FDC">
        <w:rPr>
          <w:rFonts w:ascii="Times New Roman" w:hAnsi="Times New Roman" w:cs="Times New Roman"/>
          <w:sz w:val="20"/>
          <w:szCs w:val="20"/>
        </w:rPr>
        <w:t>arranged in order from high to low on the y-axis. Most of the values of M</w:t>
      </w:r>
      <w:r w:rsidR="001C34B0" w:rsidRPr="00385FDC">
        <w:rPr>
          <w:rFonts w:ascii="Times New Roman" w:hAnsi="Times New Roman" w:cs="Times New Roman"/>
          <w:sz w:val="20"/>
          <w:szCs w:val="20"/>
        </w:rPr>
        <w:t>ol</w:t>
      </w:r>
      <w:r w:rsidR="0053765B" w:rsidRPr="00385FDC">
        <w:rPr>
          <w:rFonts w:ascii="Times New Roman" w:hAnsi="Times New Roman" w:cs="Times New Roman"/>
          <w:sz w:val="20"/>
          <w:szCs w:val="20"/>
        </w:rPr>
        <w:t>LogP, VSA_ESate6 and BCUT2D_MWLOW are on the right side of the X-axis, showing a blue dumbbell shape.</w:t>
      </w:r>
      <w:r w:rsidR="002833F4" w:rsidRPr="00385FDC">
        <w:rPr>
          <w:rFonts w:ascii="Times New Roman" w:hAnsi="Times New Roman" w:cs="Times New Roman"/>
          <w:sz w:val="20"/>
          <w:szCs w:val="20"/>
        </w:rPr>
        <w:t xml:space="preserve"> </w:t>
      </w:r>
      <w:r w:rsidR="0053765B" w:rsidRPr="00385FDC">
        <w:rPr>
          <w:rFonts w:ascii="Times New Roman" w:hAnsi="Times New Roman" w:cs="Times New Roman"/>
          <w:sz w:val="20"/>
          <w:szCs w:val="20"/>
        </w:rPr>
        <w:t>Figure 3c</w:t>
      </w:r>
      <w:del w:id="419" w:author="周 天行" w:date="2021-12-17T18:05:00Z">
        <w:r w:rsidR="0053765B" w:rsidRPr="00385FDC" w:rsidDel="004D5A75">
          <w:rPr>
            <w:rFonts w:ascii="Times New Roman" w:hAnsi="Times New Roman" w:cs="Times New Roman"/>
            <w:sz w:val="20"/>
            <w:szCs w:val="20"/>
          </w:rPr>
          <w:delText>,</w:delText>
        </w:r>
      </w:del>
      <w:r w:rsidR="0053765B" w:rsidRPr="00385FDC">
        <w:rPr>
          <w:rFonts w:ascii="Times New Roman" w:hAnsi="Times New Roman" w:cs="Times New Roman"/>
          <w:sz w:val="20"/>
          <w:szCs w:val="20"/>
        </w:rPr>
        <w:t xml:space="preserve"> </w:t>
      </w:r>
      <w:del w:id="420" w:author="周 天行" w:date="2021-12-17T18:05:00Z">
        <w:r w:rsidR="0053765B" w:rsidRPr="00385FDC" w:rsidDel="004D5A75">
          <w:rPr>
            <w:rFonts w:ascii="Times New Roman" w:hAnsi="Times New Roman" w:cs="Times New Roman"/>
            <w:sz w:val="20"/>
            <w:szCs w:val="20"/>
          </w:rPr>
          <w:delText xml:space="preserve">shown </w:delText>
        </w:r>
      </w:del>
      <w:ins w:id="421" w:author="周 天行" w:date="2021-12-17T18:05:00Z">
        <w:r w:rsidR="004D5A75" w:rsidRPr="00385FDC">
          <w:rPr>
            <w:rFonts w:ascii="Times New Roman" w:hAnsi="Times New Roman" w:cs="Times New Roman"/>
            <w:sz w:val="20"/>
            <w:szCs w:val="20"/>
          </w:rPr>
          <w:t xml:space="preserve">shows </w:t>
        </w:r>
      </w:ins>
      <w:r w:rsidR="0053765B" w:rsidRPr="00385FDC">
        <w:rPr>
          <w:rFonts w:ascii="Times New Roman" w:hAnsi="Times New Roman" w:cs="Times New Roman"/>
          <w:sz w:val="20"/>
          <w:szCs w:val="20"/>
        </w:rPr>
        <w:t>every peptides’ judgement path.</w:t>
      </w:r>
    </w:p>
    <w:p w14:paraId="74C483E3" w14:textId="77777777" w:rsidR="0053765B" w:rsidRPr="004B742B" w:rsidRDefault="0053765B" w:rsidP="004B742B">
      <w:pPr>
        <w:spacing w:line="480" w:lineRule="auto"/>
        <w:rPr>
          <w:rFonts w:ascii="Times New Roman" w:hAnsi="Times New Roman" w:cs="Times New Roman"/>
          <w:color w:val="000000"/>
          <w:sz w:val="24"/>
          <w:szCs w:val="24"/>
          <w:shd w:val="clear" w:color="auto" w:fill="FFFFFF"/>
        </w:rPr>
      </w:pPr>
    </w:p>
    <w:p w14:paraId="14F0A3AE" w14:textId="0DD8EBD3" w:rsidR="005D4225" w:rsidRPr="004B742B" w:rsidRDefault="005D4225"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3.</w:t>
      </w:r>
      <w:r w:rsidR="00FB5BBF" w:rsidRPr="004B742B">
        <w:rPr>
          <w:rFonts w:ascii="Times New Roman" w:hAnsi="Times New Roman" w:cs="Times New Roman"/>
          <w:sz w:val="24"/>
          <w:szCs w:val="24"/>
        </w:rPr>
        <w:t>2</w:t>
      </w:r>
      <w:r w:rsidRPr="004B742B">
        <w:rPr>
          <w:rFonts w:ascii="Times New Roman" w:hAnsi="Times New Roman" w:cs="Times New Roman"/>
          <w:sz w:val="24"/>
          <w:szCs w:val="24"/>
        </w:rPr>
        <w:t xml:space="preserve"> </w:t>
      </w:r>
      <w:r w:rsidR="004C6EE0" w:rsidRPr="004B742B">
        <w:rPr>
          <w:rFonts w:ascii="Times New Roman" w:hAnsi="Times New Roman" w:cs="Times New Roman"/>
          <w:sz w:val="24"/>
          <w:szCs w:val="24"/>
        </w:rPr>
        <w:t>Comparison of Umami</w:t>
      </w:r>
      <w:r w:rsidR="00954CF5" w:rsidRPr="004B742B">
        <w:rPr>
          <w:rFonts w:ascii="Times New Roman" w:hAnsi="Times New Roman" w:cs="Times New Roman"/>
          <w:sz w:val="24"/>
          <w:szCs w:val="24"/>
        </w:rPr>
        <w:t>_YYDS</w:t>
      </w:r>
      <w:r w:rsidR="004C6EE0" w:rsidRPr="004B742B">
        <w:rPr>
          <w:rFonts w:ascii="Times New Roman" w:hAnsi="Times New Roman" w:cs="Times New Roman"/>
          <w:sz w:val="24"/>
          <w:szCs w:val="24"/>
        </w:rPr>
        <w:t xml:space="preserve"> with Well-Known Taste Classifiers</w:t>
      </w:r>
    </w:p>
    <w:p w14:paraId="0853561C" w14:textId="574BE4FC" w:rsidR="003D2C6C" w:rsidRPr="004B742B" w:rsidRDefault="007F6712"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 xml:space="preserve">The Umami_YYDS model </w:t>
      </w:r>
      <w:r w:rsidR="000A726C" w:rsidRPr="004B742B">
        <w:rPr>
          <w:rFonts w:ascii="Times New Roman" w:hAnsi="Times New Roman" w:cs="Times New Roman"/>
          <w:sz w:val="24"/>
          <w:szCs w:val="24"/>
        </w:rPr>
        <w:t xml:space="preserve">showed a good </w:t>
      </w:r>
      <w:del w:id="422" w:author="周 天行" w:date="2021-12-17T19:04:00Z">
        <w:r w:rsidRPr="004B742B" w:rsidDel="00147F2E">
          <w:rPr>
            <w:rFonts w:ascii="Times New Roman" w:hAnsi="Times New Roman" w:cs="Times New Roman"/>
            <w:sz w:val="24"/>
            <w:szCs w:val="24"/>
          </w:rPr>
          <w:delText xml:space="preserve">performed </w:delText>
        </w:r>
      </w:del>
      <w:ins w:id="423" w:author="周 天行" w:date="2021-12-17T19:04:00Z">
        <w:r w:rsidR="00147F2E">
          <w:rPr>
            <w:rFonts w:ascii="Times New Roman" w:hAnsi="Times New Roman" w:cs="Times New Roman"/>
            <w:sz w:val="24"/>
            <w:szCs w:val="24"/>
          </w:rPr>
          <w:t>performance</w:t>
        </w:r>
        <w:r w:rsidR="00147F2E"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in the calibration set</w:t>
      </w:r>
      <w:r w:rsidR="000A726C" w:rsidRPr="004B742B">
        <w:rPr>
          <w:rFonts w:ascii="Times New Roman" w:hAnsi="Times New Roman" w:cs="Times New Roman"/>
          <w:sz w:val="24"/>
          <w:szCs w:val="24"/>
        </w:rPr>
        <w:t xml:space="preserve">, which achieve </w:t>
      </w:r>
      <w:r w:rsidRPr="004B742B">
        <w:rPr>
          <w:rFonts w:ascii="Times New Roman" w:hAnsi="Times New Roman" w:cs="Times New Roman"/>
          <w:sz w:val="24"/>
          <w:szCs w:val="24"/>
        </w:rPr>
        <w:t>89.6%</w:t>
      </w:r>
      <w:r w:rsidR="000A726C" w:rsidRPr="004B742B">
        <w:rPr>
          <w:rFonts w:ascii="Times New Roman" w:hAnsi="Times New Roman" w:cs="Times New Roman"/>
          <w:sz w:val="24"/>
          <w:szCs w:val="24"/>
        </w:rPr>
        <w:t xml:space="preserve"> accuracy</w:t>
      </w:r>
      <w:r w:rsidRPr="004B742B">
        <w:rPr>
          <w:rFonts w:ascii="Times New Roman" w:hAnsi="Times New Roman" w:cs="Times New Roman"/>
          <w:sz w:val="24"/>
          <w:szCs w:val="24"/>
        </w:rPr>
        <w:t xml:space="preserve"> and the </w:t>
      </w:r>
      <w:r w:rsidR="000A726C" w:rsidRPr="004B742B">
        <w:rPr>
          <w:rFonts w:ascii="Times New Roman" w:hAnsi="Times New Roman" w:cs="Times New Roman"/>
          <w:sz w:val="24"/>
          <w:szCs w:val="24"/>
        </w:rPr>
        <w:t xml:space="preserve">98% </w:t>
      </w:r>
      <w:r w:rsidRPr="004B742B">
        <w:rPr>
          <w:rFonts w:ascii="Times New Roman" w:hAnsi="Times New Roman" w:cs="Times New Roman"/>
          <w:sz w:val="24"/>
          <w:szCs w:val="24"/>
        </w:rPr>
        <w:t>AUC (Figure 4</w:t>
      </w:r>
      <w:r w:rsidR="000A726C" w:rsidRPr="004B742B">
        <w:rPr>
          <w:rFonts w:ascii="Times New Roman" w:hAnsi="Times New Roman" w:cs="Times New Roman"/>
          <w:sz w:val="24"/>
          <w:szCs w:val="24"/>
        </w:rPr>
        <w:t>a&amp;b</w:t>
      </w:r>
      <w:r w:rsidRPr="004B742B">
        <w:rPr>
          <w:rFonts w:ascii="Times New Roman" w:hAnsi="Times New Roman" w:cs="Times New Roman"/>
          <w:sz w:val="24"/>
          <w:szCs w:val="24"/>
        </w:rPr>
        <w:t xml:space="preserve">). </w:t>
      </w:r>
      <w:ins w:id="424" w:author="周 天行" w:date="2021-12-17T19:06:00Z">
        <w:r w:rsidR="00147F2E">
          <w:rPr>
            <w:rFonts w:ascii="Times New Roman" w:hAnsi="Times New Roman" w:cs="Times New Roman"/>
            <w:sz w:val="24"/>
            <w:szCs w:val="24"/>
          </w:rPr>
          <w:t xml:space="preserve">In addition, </w:t>
        </w:r>
      </w:ins>
      <w:r w:rsidRPr="004B742B">
        <w:rPr>
          <w:rFonts w:ascii="Times New Roman" w:hAnsi="Times New Roman" w:cs="Times New Roman"/>
          <w:sz w:val="24"/>
          <w:szCs w:val="24"/>
        </w:rPr>
        <w:t xml:space="preserve">Umami_YYDS </w:t>
      </w:r>
      <w:ins w:id="425" w:author="周 天行" w:date="2021-12-17T19:06:00Z">
        <w:r w:rsidR="00147F2E">
          <w:rPr>
            <w:rFonts w:ascii="Times New Roman" w:hAnsi="Times New Roman" w:cs="Times New Roman"/>
            <w:sz w:val="24"/>
            <w:szCs w:val="24"/>
          </w:rPr>
          <w:t xml:space="preserve">also </w:t>
        </w:r>
      </w:ins>
      <w:del w:id="426" w:author="周 天行" w:date="2021-12-17T19:08:00Z">
        <w:r w:rsidRPr="004B742B" w:rsidDel="00147F2E">
          <w:rPr>
            <w:rFonts w:ascii="Times New Roman" w:hAnsi="Times New Roman" w:cs="Times New Roman"/>
            <w:sz w:val="24"/>
            <w:szCs w:val="24"/>
          </w:rPr>
          <w:delText xml:space="preserve">shows </w:delText>
        </w:r>
      </w:del>
      <w:ins w:id="427" w:author="周 天行" w:date="2021-12-17T19:08:00Z">
        <w:r w:rsidR="00147F2E">
          <w:rPr>
            <w:rFonts w:ascii="Times New Roman" w:hAnsi="Times New Roman" w:cs="Times New Roman"/>
            <w:sz w:val="24"/>
            <w:szCs w:val="24"/>
          </w:rPr>
          <w:t>has</w:t>
        </w:r>
        <w:r w:rsidR="00147F2E"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a good taste </w:t>
      </w:r>
      <w:del w:id="428" w:author="周 天行" w:date="2021-12-17T19:08:00Z">
        <w:r w:rsidRPr="004B742B" w:rsidDel="00147F2E">
          <w:rPr>
            <w:rFonts w:ascii="Times New Roman" w:hAnsi="Times New Roman" w:cs="Times New Roman"/>
            <w:sz w:val="24"/>
            <w:szCs w:val="24"/>
          </w:rPr>
          <w:delText xml:space="preserve">discrimination </w:delText>
        </w:r>
      </w:del>
      <w:ins w:id="429" w:author="周 天行" w:date="2021-12-17T19:08:00Z">
        <w:r w:rsidR="00147F2E">
          <w:rPr>
            <w:rFonts w:ascii="Times New Roman" w:hAnsi="Times New Roman" w:cs="Times New Roman"/>
            <w:sz w:val="24"/>
            <w:szCs w:val="24"/>
          </w:rPr>
          <w:t>recognition</w:t>
        </w:r>
        <w:r w:rsidR="00147F2E"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effect</w:t>
      </w:r>
      <w:r w:rsidR="00031320" w:rsidRPr="004B742B">
        <w:rPr>
          <w:rFonts w:ascii="Times New Roman" w:hAnsi="Times New Roman" w:cs="Times New Roman"/>
          <w:sz w:val="24"/>
          <w:szCs w:val="24"/>
        </w:rPr>
        <w:t xml:space="preserve"> </w:t>
      </w:r>
      <w:del w:id="430" w:author="周 天行" w:date="2021-12-17T19:08:00Z">
        <w:r w:rsidR="00031320" w:rsidRPr="004B742B" w:rsidDel="00147F2E">
          <w:rPr>
            <w:rFonts w:ascii="Times New Roman" w:hAnsi="Times New Roman" w:cs="Times New Roman"/>
            <w:sz w:val="24"/>
            <w:szCs w:val="24"/>
          </w:rPr>
          <w:delText xml:space="preserve">for </w:delText>
        </w:r>
      </w:del>
      <w:ins w:id="431" w:author="周 天行" w:date="2021-12-17T19:08:00Z">
        <w:r w:rsidR="00147F2E">
          <w:rPr>
            <w:rFonts w:ascii="Times New Roman" w:hAnsi="Times New Roman" w:cs="Times New Roman"/>
            <w:sz w:val="24"/>
            <w:szCs w:val="24"/>
          </w:rPr>
          <w:t>on</w:t>
        </w:r>
        <w:r w:rsidR="00147F2E" w:rsidRPr="004B742B">
          <w:rPr>
            <w:rFonts w:ascii="Times New Roman" w:hAnsi="Times New Roman" w:cs="Times New Roman"/>
            <w:sz w:val="24"/>
            <w:szCs w:val="24"/>
          </w:rPr>
          <w:t xml:space="preserve"> </w:t>
        </w:r>
      </w:ins>
      <w:r w:rsidR="001B2F8B" w:rsidRPr="004B742B">
        <w:rPr>
          <w:rFonts w:ascii="Times New Roman" w:hAnsi="Times New Roman" w:cs="Times New Roman"/>
          <w:sz w:val="24"/>
          <w:szCs w:val="24"/>
        </w:rPr>
        <w:t>ATPD</w:t>
      </w:r>
      <w:ins w:id="432" w:author="周 天行" w:date="2021-12-17T19:05:00Z">
        <w:r w:rsidR="00147F2E">
          <w:rPr>
            <w:rFonts w:ascii="Times New Roman" w:hAnsi="Times New Roman" w:cs="Times New Roman"/>
            <w:sz w:val="24"/>
            <w:szCs w:val="24"/>
          </w:rPr>
          <w:t xml:space="preserve"> </w:t>
        </w:r>
      </w:ins>
      <w:r w:rsidR="001B2F8B" w:rsidRPr="004B742B">
        <w:rPr>
          <w:rFonts w:ascii="Times New Roman" w:hAnsi="Times New Roman" w:cs="Times New Roman"/>
          <w:sz w:val="24"/>
          <w:szCs w:val="24"/>
        </w:rPr>
        <w:t>(</w:t>
      </w:r>
      <w:r w:rsidR="00031320" w:rsidRPr="004B742B">
        <w:rPr>
          <w:rFonts w:ascii="Times New Roman" w:hAnsi="Times New Roman" w:cs="Times New Roman"/>
          <w:sz w:val="24"/>
          <w:szCs w:val="24"/>
        </w:rPr>
        <w:t>all taste peptides dataset</w:t>
      </w:r>
      <w:r w:rsidR="001B2F8B" w:rsidRPr="004B742B">
        <w:rPr>
          <w:rFonts w:ascii="Times New Roman" w:hAnsi="Times New Roman" w:cs="Times New Roman"/>
          <w:sz w:val="24"/>
          <w:szCs w:val="24"/>
        </w:rPr>
        <w:t>)</w:t>
      </w:r>
      <w:r w:rsidRPr="004B742B">
        <w:rPr>
          <w:rFonts w:ascii="Times New Roman" w:hAnsi="Times New Roman" w:cs="Times New Roman"/>
          <w:sz w:val="24"/>
          <w:szCs w:val="24"/>
        </w:rPr>
        <w:t>.</w:t>
      </w:r>
      <w:r w:rsidR="009F0885" w:rsidRPr="004B742B">
        <w:rPr>
          <w:rFonts w:ascii="Times New Roman" w:hAnsi="Times New Roman" w:cs="Times New Roman"/>
          <w:sz w:val="24"/>
          <w:szCs w:val="24"/>
        </w:rPr>
        <w:t xml:space="preserve"> C</w:t>
      </w:r>
      <w:r w:rsidRPr="004B742B">
        <w:rPr>
          <w:rFonts w:ascii="Times New Roman" w:hAnsi="Times New Roman" w:cs="Times New Roman"/>
          <w:sz w:val="24"/>
          <w:szCs w:val="24"/>
        </w:rPr>
        <w:t>onfusion matrix</w:t>
      </w:r>
      <w:ins w:id="433" w:author="周 天行" w:date="2021-12-17T19:05:00Z">
        <w:r w:rsidR="00147F2E">
          <w:rPr>
            <w:rFonts w:ascii="Times New Roman" w:hAnsi="Times New Roman" w:cs="Times New Roman"/>
            <w:sz w:val="24"/>
            <w:szCs w:val="24"/>
          </w:rPr>
          <w:t xml:space="preserve"> </w:t>
        </w:r>
      </w:ins>
      <w:r w:rsidR="009F0885" w:rsidRPr="004B742B">
        <w:rPr>
          <w:rFonts w:ascii="Times New Roman" w:hAnsi="Times New Roman" w:cs="Times New Roman"/>
          <w:sz w:val="24"/>
          <w:szCs w:val="24"/>
        </w:rPr>
        <w:t>(</w:t>
      </w:r>
      <w:r w:rsidRPr="004B742B">
        <w:rPr>
          <w:rFonts w:ascii="Times New Roman" w:hAnsi="Times New Roman" w:cs="Times New Roman"/>
          <w:sz w:val="24"/>
          <w:szCs w:val="24"/>
        </w:rPr>
        <w:t xml:space="preserve">Figure </w:t>
      </w:r>
      <w:r w:rsidR="009E64D2" w:rsidRPr="004B742B">
        <w:rPr>
          <w:rFonts w:ascii="Times New Roman" w:hAnsi="Times New Roman" w:cs="Times New Roman"/>
          <w:sz w:val="24"/>
          <w:szCs w:val="24"/>
        </w:rPr>
        <w:t>S</w:t>
      </w:r>
      <w:r w:rsidRPr="004B742B">
        <w:rPr>
          <w:rFonts w:ascii="Times New Roman" w:hAnsi="Times New Roman" w:cs="Times New Roman"/>
          <w:sz w:val="24"/>
          <w:szCs w:val="24"/>
        </w:rPr>
        <w:t>4</w:t>
      </w:r>
      <w:r w:rsidR="009F0885" w:rsidRPr="004B742B">
        <w:rPr>
          <w:rFonts w:ascii="Times New Roman" w:hAnsi="Times New Roman" w:cs="Times New Roman"/>
          <w:sz w:val="24"/>
          <w:szCs w:val="24"/>
        </w:rPr>
        <w:t>) shows</w:t>
      </w:r>
      <w:r w:rsidRPr="004B742B">
        <w:rPr>
          <w:rFonts w:ascii="Times New Roman" w:hAnsi="Times New Roman" w:cs="Times New Roman"/>
          <w:sz w:val="24"/>
          <w:szCs w:val="24"/>
        </w:rPr>
        <w:t xml:space="preserve"> that Umami_YYDS maintains the highest accuracy rate (</w:t>
      </w:r>
      <w:r w:rsidR="009F0885" w:rsidRPr="001C492F">
        <w:rPr>
          <w:rFonts w:ascii="Times New Roman" w:hAnsi="Times New Roman" w:cs="Times New Roman"/>
          <w:sz w:val="24"/>
          <w:szCs w:val="24"/>
          <w:highlight w:val="yellow"/>
          <w:rPrChange w:id="434" w:author="周 天行" w:date="2021-12-17T19:10:00Z">
            <w:rPr>
              <w:rFonts w:ascii="Times New Roman" w:hAnsi="Times New Roman" w:cs="Times New Roman"/>
              <w:sz w:val="24"/>
              <w:szCs w:val="24"/>
            </w:rPr>
          </w:rPrChange>
        </w:rPr>
        <w:t>u</w:t>
      </w:r>
      <w:r w:rsidRPr="001C492F">
        <w:rPr>
          <w:rFonts w:ascii="Times New Roman" w:hAnsi="Times New Roman" w:cs="Times New Roman"/>
          <w:sz w:val="24"/>
          <w:szCs w:val="24"/>
          <w:highlight w:val="yellow"/>
          <w:rPrChange w:id="435" w:author="周 天行" w:date="2021-12-17T19:10:00Z">
            <w:rPr>
              <w:rFonts w:ascii="Times New Roman" w:hAnsi="Times New Roman" w:cs="Times New Roman"/>
              <w:sz w:val="24"/>
              <w:szCs w:val="24"/>
            </w:rPr>
          </w:rPrChange>
        </w:rPr>
        <w:t>nder the premise of 73% with iUmami-SCM</w:t>
      </w:r>
      <w:r w:rsidR="00024316" w:rsidRPr="004B742B">
        <w:rPr>
          <w:rFonts w:ascii="Times New Roman" w:hAnsi="Times New Roman" w:cs="Times New Roman"/>
          <w:sz w:val="24"/>
          <w:szCs w:val="24"/>
        </w:rPr>
        <w:fldChar w:fldCharType="begin"/>
      </w:r>
      <w:r w:rsidR="00024316"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4B742B">
        <w:rPr>
          <w:rFonts w:ascii="Times New Roman" w:hAnsi="Times New Roman" w:cs="Times New Roman"/>
          <w:sz w:val="24"/>
          <w:szCs w:val="24"/>
        </w:rPr>
        <w:fldChar w:fldCharType="separate"/>
      </w:r>
      <w:r w:rsidR="00024316" w:rsidRPr="004B742B">
        <w:rPr>
          <w:rFonts w:ascii="Times New Roman" w:hAnsi="Times New Roman" w:cs="Times New Roman"/>
          <w:noProof/>
          <w:sz w:val="24"/>
          <w:szCs w:val="24"/>
          <w:vertAlign w:val="superscript"/>
        </w:rPr>
        <w:t>[15]</w:t>
      </w:r>
      <w:r w:rsidR="00024316" w:rsidRPr="004B742B">
        <w:rPr>
          <w:rFonts w:ascii="Times New Roman" w:hAnsi="Times New Roman" w:cs="Times New Roman"/>
          <w:sz w:val="24"/>
          <w:szCs w:val="24"/>
        </w:rPr>
        <w:fldChar w:fldCharType="end"/>
      </w:r>
      <w:r w:rsidRPr="004B742B">
        <w:rPr>
          <w:rFonts w:ascii="Times New Roman" w:hAnsi="Times New Roman" w:cs="Times New Roman"/>
          <w:sz w:val="24"/>
          <w:szCs w:val="24"/>
        </w:rPr>
        <w:t>)</w:t>
      </w:r>
      <w:r w:rsidR="00072D5D" w:rsidRPr="004B742B">
        <w:rPr>
          <w:rFonts w:ascii="Times New Roman" w:hAnsi="Times New Roman" w:cs="Times New Roman"/>
          <w:sz w:val="24"/>
          <w:szCs w:val="24"/>
        </w:rPr>
        <w:t>.</w:t>
      </w:r>
      <w:r w:rsidRPr="004B742B">
        <w:rPr>
          <w:rFonts w:ascii="Times New Roman" w:hAnsi="Times New Roman" w:cs="Times New Roman"/>
          <w:sz w:val="24"/>
          <w:szCs w:val="24"/>
        </w:rPr>
        <w:t xml:space="preserve"> </w:t>
      </w:r>
      <w:ins w:id="436" w:author="崔 智勇" w:date="2021-12-17T20:16:00Z">
        <w:r w:rsidR="002D51C1">
          <w:rPr>
            <w:rFonts w:ascii="Times New Roman" w:hAnsi="Times New Roman" w:cs="Times New Roman" w:hint="eastAsia"/>
            <w:sz w:val="24"/>
            <w:szCs w:val="24"/>
          </w:rPr>
          <w:t>【</w:t>
        </w:r>
        <w:r w:rsidR="002D51C1">
          <w:rPr>
            <w:rFonts w:hint="eastAsia"/>
          </w:rPr>
          <w:t>其混淆矩阵展示如图4</w:t>
        </w:r>
        <w:r w:rsidR="002D51C1">
          <w:t>(A)</w:t>
        </w:r>
        <w:r w:rsidR="002D51C1">
          <w:rPr>
            <w:rFonts w:hint="eastAsia"/>
          </w:rPr>
          <w:t>，可以看到该模型判断对了几乎全部的滋味肽，各滋味仅有1</w:t>
        </w:r>
        <w:r w:rsidR="002D51C1">
          <w:t>-2</w:t>
        </w:r>
        <w:r w:rsidR="002D51C1">
          <w:rPr>
            <w:rFonts w:hint="eastAsia"/>
          </w:rPr>
          <w:t>个错误判断。当带入全部的滋味肽数据进行判断比较，Umami</w:t>
        </w:r>
        <w:r w:rsidR="002D51C1">
          <w:t>_YYDS</w:t>
        </w:r>
        <w:r w:rsidR="002D51C1">
          <w:rPr>
            <w:rFonts w:hint="eastAsia"/>
          </w:rPr>
          <w:t>体现出了良好的滋味判别效果，从补充材料图4的各混淆矩阵可以看出，Umami_</w:t>
        </w:r>
        <w:r w:rsidR="002D51C1">
          <w:t>YYDS</w:t>
        </w:r>
        <w:r w:rsidR="002D51C1">
          <w:rPr>
            <w:rFonts w:hint="eastAsia"/>
          </w:rPr>
          <w:t>在保持最高准确率(与</w:t>
        </w:r>
        <w:r w:rsidR="002D51C1">
          <w:t>iUmami-SCM</w:t>
        </w:r>
        <w:r w:rsidR="002D51C1">
          <w:rPr>
            <w:rFonts w:hint="eastAsia"/>
          </w:rPr>
          <w:t>都是7</w:t>
        </w:r>
        <w:r w:rsidR="002D51C1">
          <w:t>3%</w:t>
        </w:r>
        <w:r w:rsidR="002D51C1">
          <w:rPr>
            <w:rFonts w:hint="eastAsia"/>
          </w:rPr>
          <w:t>）</w:t>
        </w:r>
        <w:r w:rsidR="002D51C1">
          <w:rPr>
            <w:rFonts w:ascii="Times New Roman" w:hAnsi="Times New Roman" w:cs="Times New Roman" w:hint="eastAsia"/>
            <w:sz w:val="24"/>
            <w:szCs w:val="24"/>
          </w:rPr>
          <w:t>】</w:t>
        </w:r>
      </w:ins>
      <w:r w:rsidR="00072D5D" w:rsidRPr="004B742B">
        <w:rPr>
          <w:rFonts w:ascii="Times New Roman" w:hAnsi="Times New Roman" w:cs="Times New Roman"/>
          <w:sz w:val="24"/>
          <w:szCs w:val="24"/>
        </w:rPr>
        <w:t>T</w:t>
      </w:r>
      <w:r w:rsidRPr="004B742B">
        <w:rPr>
          <w:rFonts w:ascii="Times New Roman" w:hAnsi="Times New Roman" w:cs="Times New Roman"/>
          <w:sz w:val="24"/>
          <w:szCs w:val="24"/>
        </w:rPr>
        <w:t>he number of umami and bitter</w:t>
      </w:r>
      <w:r w:rsidR="00993590">
        <w:rPr>
          <w:rFonts w:ascii="Times New Roman" w:hAnsi="Times New Roman" w:cs="Times New Roman" w:hint="eastAsia"/>
          <w:sz w:val="24"/>
          <w:szCs w:val="24"/>
        </w:rPr>
        <w:t>ness</w:t>
      </w:r>
      <w:r w:rsidRPr="004B742B">
        <w:rPr>
          <w:rFonts w:ascii="Times New Roman" w:hAnsi="Times New Roman" w:cs="Times New Roman"/>
          <w:sz w:val="24"/>
          <w:szCs w:val="24"/>
        </w:rPr>
        <w:t xml:space="preserve"> </w:t>
      </w:r>
      <w:del w:id="437" w:author="周 天行" w:date="2021-12-17T19:12:00Z">
        <w:r w:rsidRPr="004B742B" w:rsidDel="001C492F">
          <w:rPr>
            <w:rFonts w:ascii="Times New Roman" w:hAnsi="Times New Roman" w:cs="Times New Roman"/>
            <w:sz w:val="24"/>
            <w:szCs w:val="24"/>
          </w:rPr>
          <w:delText xml:space="preserve">judgment </w:delText>
        </w:r>
      </w:del>
      <w:del w:id="438" w:author="周 天行" w:date="2021-12-17T19:15:00Z">
        <w:r w:rsidRPr="004B742B" w:rsidDel="00022F38">
          <w:rPr>
            <w:rFonts w:ascii="Times New Roman" w:hAnsi="Times New Roman" w:cs="Times New Roman"/>
            <w:sz w:val="24"/>
            <w:szCs w:val="24"/>
          </w:rPr>
          <w:lastRenderedPageBreak/>
          <w:delText>examples</w:delText>
        </w:r>
      </w:del>
      <w:ins w:id="439" w:author="周 天行" w:date="2021-12-17T19:15:00Z">
        <w:r w:rsidR="00022F38">
          <w:rPr>
            <w:rFonts w:ascii="Times New Roman" w:hAnsi="Times New Roman" w:cs="Times New Roman"/>
            <w:sz w:val="24"/>
            <w:szCs w:val="24"/>
          </w:rPr>
          <w:t xml:space="preserve">judgments </w:t>
        </w:r>
      </w:ins>
      <w:ins w:id="440" w:author="周 天行" w:date="2021-12-17T19:12:00Z">
        <w:r w:rsidR="001C492F">
          <w:rPr>
            <w:rFonts w:ascii="Times New Roman" w:hAnsi="Times New Roman" w:cs="Times New Roman"/>
            <w:sz w:val="24"/>
            <w:szCs w:val="24"/>
          </w:rPr>
          <w:t>identified</w:t>
        </w:r>
      </w:ins>
      <w:ins w:id="441" w:author="周 天行" w:date="2021-12-17T19:13:00Z">
        <w:r w:rsidR="001C492F">
          <w:rPr>
            <w:rFonts w:ascii="Times New Roman" w:hAnsi="Times New Roman" w:cs="Times New Roman"/>
            <w:sz w:val="24"/>
            <w:szCs w:val="24"/>
          </w:rPr>
          <w:t xml:space="preserve"> by this model</w:t>
        </w:r>
      </w:ins>
      <w:r w:rsidRPr="004B742B">
        <w:rPr>
          <w:rFonts w:ascii="Times New Roman" w:hAnsi="Times New Roman" w:cs="Times New Roman"/>
          <w:sz w:val="24"/>
          <w:szCs w:val="24"/>
        </w:rPr>
        <w:t xml:space="preserve"> is 46:63, which is the closest to </w:t>
      </w:r>
      <w:del w:id="442" w:author="周 天行" w:date="2021-12-17T19:13:00Z">
        <w:r w:rsidRPr="004B742B" w:rsidDel="001C492F">
          <w:rPr>
            <w:rFonts w:ascii="Times New Roman" w:hAnsi="Times New Roman" w:cs="Times New Roman"/>
            <w:sz w:val="24"/>
            <w:szCs w:val="24"/>
          </w:rPr>
          <w:delText xml:space="preserve">the </w:delText>
        </w:r>
      </w:del>
      <w:r w:rsidRPr="004B742B">
        <w:rPr>
          <w:rFonts w:ascii="Times New Roman" w:hAnsi="Times New Roman" w:cs="Times New Roman"/>
          <w:sz w:val="24"/>
          <w:szCs w:val="24"/>
        </w:rPr>
        <w:t xml:space="preserve">198:215 </w:t>
      </w:r>
      <w:ins w:id="443" w:author="周 天行" w:date="2021-12-17T19:16:00Z">
        <w:r w:rsidR="00022F38">
          <w:rPr>
            <w:rFonts w:ascii="Times New Roman" w:hAnsi="Times New Roman" w:cs="Times New Roman"/>
            <w:sz w:val="24"/>
            <w:szCs w:val="24"/>
          </w:rPr>
          <w:t>that is the</w:t>
        </w:r>
      </w:ins>
      <w:ins w:id="444" w:author="周 天行" w:date="2021-12-17T19:14:00Z">
        <w:r w:rsidR="001C492F">
          <w:rPr>
            <w:rFonts w:ascii="Times New Roman" w:hAnsi="Times New Roman" w:cs="Times New Roman"/>
            <w:sz w:val="24"/>
            <w:szCs w:val="24"/>
          </w:rPr>
          <w:t xml:space="preserve"> </w:t>
        </w:r>
      </w:ins>
      <w:r w:rsidRPr="004B742B">
        <w:rPr>
          <w:rFonts w:ascii="Times New Roman" w:hAnsi="Times New Roman" w:cs="Times New Roman"/>
          <w:sz w:val="24"/>
          <w:szCs w:val="24"/>
        </w:rPr>
        <w:t>ratio of umami and bitter peptide data</w:t>
      </w:r>
      <w:r w:rsidR="009F0885" w:rsidRPr="004B742B">
        <w:rPr>
          <w:rFonts w:ascii="Times New Roman" w:hAnsi="Times New Roman" w:cs="Times New Roman"/>
          <w:sz w:val="24"/>
          <w:szCs w:val="24"/>
        </w:rPr>
        <w:t xml:space="preserve"> in ATPD</w:t>
      </w:r>
      <w:r w:rsidRPr="004B742B">
        <w:rPr>
          <w:rFonts w:ascii="Times New Roman" w:hAnsi="Times New Roman" w:cs="Times New Roman"/>
          <w:sz w:val="24"/>
          <w:szCs w:val="24"/>
        </w:rPr>
        <w:t xml:space="preserve">. </w:t>
      </w:r>
      <w:r w:rsidR="00072D5D" w:rsidRPr="004B742B">
        <w:rPr>
          <w:rFonts w:ascii="Times New Roman" w:hAnsi="Times New Roman" w:cs="Times New Roman"/>
          <w:sz w:val="24"/>
          <w:szCs w:val="24"/>
        </w:rPr>
        <w:t xml:space="preserve">This </w:t>
      </w:r>
      <w:del w:id="445" w:author="周 天行" w:date="2021-12-17T19:19:00Z">
        <w:r w:rsidR="00072D5D" w:rsidRPr="004B742B" w:rsidDel="00022F38">
          <w:rPr>
            <w:rFonts w:ascii="Times New Roman" w:hAnsi="Times New Roman" w:cs="Times New Roman"/>
            <w:sz w:val="24"/>
            <w:szCs w:val="24"/>
          </w:rPr>
          <w:delText xml:space="preserve">phenomenon </w:delText>
        </w:r>
      </w:del>
      <w:ins w:id="446" w:author="周 天行" w:date="2021-12-17T19:19:00Z">
        <w:r w:rsidR="00022F38">
          <w:rPr>
            <w:rFonts w:ascii="Times New Roman" w:hAnsi="Times New Roman" w:cs="Times New Roman"/>
            <w:sz w:val="24"/>
            <w:szCs w:val="24"/>
          </w:rPr>
          <w:t>evidence</w:t>
        </w:r>
        <w:r w:rsidR="00022F38" w:rsidRPr="004B742B">
          <w:rPr>
            <w:rFonts w:ascii="Times New Roman" w:hAnsi="Times New Roman" w:cs="Times New Roman"/>
            <w:sz w:val="24"/>
            <w:szCs w:val="24"/>
          </w:rPr>
          <w:t xml:space="preserve"> </w:t>
        </w:r>
      </w:ins>
      <w:r w:rsidR="00072D5D" w:rsidRPr="004B742B">
        <w:rPr>
          <w:rFonts w:ascii="Times New Roman" w:hAnsi="Times New Roman" w:cs="Times New Roman"/>
          <w:sz w:val="24"/>
          <w:szCs w:val="24"/>
        </w:rPr>
        <w:t xml:space="preserve">shows </w:t>
      </w:r>
      <w:r w:rsidRPr="004B742B">
        <w:rPr>
          <w:rFonts w:ascii="Times New Roman" w:hAnsi="Times New Roman" w:cs="Times New Roman"/>
          <w:sz w:val="24"/>
          <w:szCs w:val="24"/>
        </w:rPr>
        <w:t xml:space="preserve">that </w:t>
      </w:r>
      <w:r w:rsidR="00072D5D" w:rsidRPr="004B742B">
        <w:rPr>
          <w:rFonts w:ascii="Times New Roman" w:hAnsi="Times New Roman" w:cs="Times New Roman"/>
          <w:sz w:val="24"/>
          <w:szCs w:val="24"/>
        </w:rPr>
        <w:t>Umami_YYDS</w:t>
      </w:r>
      <w:r w:rsidRPr="004B742B">
        <w:rPr>
          <w:rFonts w:ascii="Times New Roman" w:hAnsi="Times New Roman" w:cs="Times New Roman"/>
          <w:sz w:val="24"/>
          <w:szCs w:val="24"/>
        </w:rPr>
        <w:t xml:space="preserve"> has </w:t>
      </w:r>
      <w:r w:rsidR="00D57CA1" w:rsidRPr="004B742B">
        <w:rPr>
          <w:rFonts w:ascii="Times New Roman" w:hAnsi="Times New Roman" w:cs="Times New Roman"/>
          <w:sz w:val="24"/>
          <w:szCs w:val="24"/>
        </w:rPr>
        <w:t xml:space="preserve">equally </w:t>
      </w:r>
      <w:r w:rsidRPr="004B742B">
        <w:rPr>
          <w:rFonts w:ascii="Times New Roman" w:hAnsi="Times New Roman" w:cs="Times New Roman"/>
          <w:sz w:val="24"/>
          <w:szCs w:val="24"/>
        </w:rPr>
        <w:t>learned</w:t>
      </w:r>
      <w:r w:rsidR="00D57CA1" w:rsidRPr="004B742B">
        <w:rPr>
          <w:rFonts w:ascii="Times New Roman" w:hAnsi="Times New Roman" w:cs="Times New Roman"/>
          <w:sz w:val="24"/>
          <w:szCs w:val="24"/>
        </w:rPr>
        <w:t xml:space="preserve"> t</w:t>
      </w:r>
      <w:r w:rsidRPr="004B742B">
        <w:rPr>
          <w:rFonts w:ascii="Times New Roman" w:hAnsi="Times New Roman" w:cs="Times New Roman"/>
          <w:sz w:val="24"/>
          <w:szCs w:val="24"/>
        </w:rPr>
        <w:t xml:space="preserve">he umami and bitter attribute characteristics of taste peptides, </w:t>
      </w:r>
      <w:r w:rsidR="00D57CA1" w:rsidRPr="004B742B">
        <w:rPr>
          <w:rFonts w:ascii="Times New Roman" w:hAnsi="Times New Roman" w:cs="Times New Roman"/>
          <w:sz w:val="24"/>
          <w:szCs w:val="24"/>
        </w:rPr>
        <w:t xml:space="preserve">while </w:t>
      </w:r>
      <w:r w:rsidRPr="004B742B">
        <w:rPr>
          <w:rFonts w:ascii="Times New Roman" w:hAnsi="Times New Roman" w:cs="Times New Roman"/>
          <w:sz w:val="24"/>
          <w:szCs w:val="24"/>
        </w:rPr>
        <w:t xml:space="preserve">other models may overemphasize the judgment of bitter, which is reflected in more </w:t>
      </w:r>
      <w:r w:rsidR="00D57CA1" w:rsidRPr="004B742B">
        <w:rPr>
          <w:rFonts w:ascii="Times New Roman" w:hAnsi="Times New Roman" w:cs="Times New Roman"/>
          <w:sz w:val="24"/>
          <w:szCs w:val="24"/>
        </w:rPr>
        <w:t>misjudgments for umami and few misjudgment</w:t>
      </w:r>
      <w:r w:rsidR="009F0885" w:rsidRPr="004B742B">
        <w:rPr>
          <w:rFonts w:ascii="Times New Roman" w:hAnsi="Times New Roman" w:cs="Times New Roman"/>
          <w:sz w:val="24"/>
          <w:szCs w:val="24"/>
        </w:rPr>
        <w:t>s</w:t>
      </w:r>
      <w:r w:rsidR="00D57CA1" w:rsidRPr="004B742B">
        <w:rPr>
          <w:rFonts w:ascii="Times New Roman" w:hAnsi="Times New Roman" w:cs="Times New Roman"/>
          <w:sz w:val="24"/>
          <w:szCs w:val="24"/>
        </w:rPr>
        <w:t xml:space="preserve"> for bitter</w:t>
      </w:r>
      <w:r w:rsidRPr="004B742B">
        <w:rPr>
          <w:rFonts w:ascii="Times New Roman" w:hAnsi="Times New Roman" w:cs="Times New Roman"/>
          <w:sz w:val="24"/>
          <w:szCs w:val="24"/>
        </w:rPr>
        <w:t>.</w:t>
      </w:r>
      <w:r w:rsidR="001B3E92" w:rsidRPr="004B742B">
        <w:rPr>
          <w:rFonts w:ascii="Times New Roman" w:hAnsi="Times New Roman" w:cs="Times New Roman"/>
          <w:sz w:val="24"/>
          <w:szCs w:val="24"/>
        </w:rPr>
        <w:t xml:space="preserve"> Umami_YYDS </w:t>
      </w:r>
      <w:del w:id="447" w:author="周 天行" w:date="2021-12-17T19:19:00Z">
        <w:r w:rsidR="00EB5649" w:rsidRPr="004B742B" w:rsidDel="00022F38">
          <w:rPr>
            <w:rFonts w:ascii="Times New Roman" w:hAnsi="Times New Roman" w:cs="Times New Roman"/>
            <w:sz w:val="24"/>
            <w:szCs w:val="24"/>
          </w:rPr>
          <w:delText>is very similar to iUmami-SCM</w:delText>
        </w:r>
        <w:r w:rsidR="00024316" w:rsidRPr="004B742B" w:rsidDel="00022F38">
          <w:rPr>
            <w:rFonts w:ascii="Times New Roman" w:hAnsi="Times New Roman" w:cs="Times New Roman"/>
            <w:sz w:val="24"/>
            <w:szCs w:val="24"/>
          </w:rPr>
          <w:fldChar w:fldCharType="begin"/>
        </w:r>
        <w:r w:rsidR="00024316" w:rsidRPr="004B742B" w:rsidDel="00022F38">
          <w:rPr>
            <w:rFonts w:ascii="Times New Roman" w:hAnsi="Times New Roman" w:cs="Times New Roman"/>
            <w:sz w:val="24"/>
            <w:szCs w:val="24"/>
          </w:rPr>
          <w:del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delInstrText>
        </w:r>
        <w:r w:rsidR="00024316" w:rsidRPr="004B742B" w:rsidDel="00022F38">
          <w:rPr>
            <w:rFonts w:ascii="Times New Roman" w:hAnsi="Times New Roman" w:cs="Times New Roman"/>
            <w:sz w:val="24"/>
            <w:szCs w:val="24"/>
          </w:rPr>
          <w:fldChar w:fldCharType="separate"/>
        </w:r>
        <w:r w:rsidR="00024316" w:rsidRPr="004B742B" w:rsidDel="00022F38">
          <w:rPr>
            <w:rFonts w:ascii="Times New Roman" w:hAnsi="Times New Roman" w:cs="Times New Roman"/>
            <w:noProof/>
            <w:sz w:val="24"/>
            <w:szCs w:val="24"/>
            <w:vertAlign w:val="superscript"/>
          </w:rPr>
          <w:delText>[15]</w:delText>
        </w:r>
        <w:r w:rsidR="00024316" w:rsidRPr="004B742B" w:rsidDel="00022F38">
          <w:rPr>
            <w:rFonts w:ascii="Times New Roman" w:hAnsi="Times New Roman" w:cs="Times New Roman"/>
            <w:sz w:val="24"/>
            <w:szCs w:val="24"/>
          </w:rPr>
          <w:fldChar w:fldCharType="end"/>
        </w:r>
        <w:r w:rsidR="00EB5649" w:rsidRPr="004B742B" w:rsidDel="00022F38">
          <w:rPr>
            <w:rFonts w:ascii="Times New Roman" w:hAnsi="Times New Roman" w:cs="Times New Roman"/>
            <w:sz w:val="24"/>
            <w:szCs w:val="24"/>
          </w:rPr>
          <w:delText xml:space="preserve"> in Accuracy</w:delText>
        </w:r>
      </w:del>
      <w:ins w:id="448" w:author="周 天行" w:date="2021-12-17T19:19:00Z">
        <w:r w:rsidR="00022F38">
          <w:rPr>
            <w:rFonts w:ascii="Times New Roman" w:hAnsi="Times New Roman" w:cs="Times New Roman"/>
            <w:sz w:val="24"/>
            <w:szCs w:val="24"/>
          </w:rPr>
          <w:t>has very similar accuracy</w:t>
        </w:r>
        <w:r w:rsidR="003703D6">
          <w:rPr>
            <w:rFonts w:ascii="Times New Roman" w:hAnsi="Times New Roman" w:cs="Times New Roman"/>
            <w:sz w:val="24"/>
            <w:szCs w:val="24"/>
          </w:rPr>
          <w:t xml:space="preserve"> </w:t>
        </w:r>
      </w:ins>
      <w:ins w:id="449" w:author="周 天行" w:date="2021-12-17T19:20:00Z">
        <w:r w:rsidR="003703D6">
          <w:rPr>
            <w:rFonts w:ascii="Times New Roman" w:hAnsi="Times New Roman" w:cs="Times New Roman"/>
            <w:sz w:val="24"/>
            <w:szCs w:val="24"/>
          </w:rPr>
          <w:t xml:space="preserve">and MCC </w:t>
        </w:r>
      </w:ins>
      <w:ins w:id="450" w:author="周 天行" w:date="2021-12-17T19:19:00Z">
        <w:r w:rsidR="003703D6">
          <w:rPr>
            <w:rFonts w:ascii="Times New Roman" w:hAnsi="Times New Roman" w:cs="Times New Roman"/>
            <w:sz w:val="24"/>
            <w:szCs w:val="24"/>
          </w:rPr>
          <w:t xml:space="preserve">as </w:t>
        </w:r>
        <w:r w:rsidR="003703D6" w:rsidRPr="004B742B">
          <w:rPr>
            <w:rFonts w:ascii="Times New Roman" w:hAnsi="Times New Roman" w:cs="Times New Roman"/>
            <w:sz w:val="24"/>
            <w:szCs w:val="24"/>
          </w:rPr>
          <w:t>iUmami-SCM</w:t>
        </w:r>
        <w:r w:rsidR="003703D6" w:rsidRPr="004B742B">
          <w:rPr>
            <w:rFonts w:ascii="Times New Roman" w:hAnsi="Times New Roman" w:cs="Times New Roman"/>
            <w:sz w:val="24"/>
            <w:szCs w:val="24"/>
          </w:rPr>
          <w:fldChar w:fldCharType="begin"/>
        </w:r>
        <w:r w:rsidR="003703D6"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3703D6" w:rsidRPr="004B742B">
          <w:rPr>
            <w:rFonts w:ascii="Times New Roman" w:hAnsi="Times New Roman" w:cs="Times New Roman"/>
            <w:sz w:val="24"/>
            <w:szCs w:val="24"/>
          </w:rPr>
          <w:fldChar w:fldCharType="separate"/>
        </w:r>
        <w:r w:rsidR="003703D6" w:rsidRPr="004B742B">
          <w:rPr>
            <w:rFonts w:ascii="Times New Roman" w:hAnsi="Times New Roman" w:cs="Times New Roman"/>
            <w:noProof/>
            <w:sz w:val="24"/>
            <w:szCs w:val="24"/>
            <w:vertAlign w:val="superscript"/>
          </w:rPr>
          <w:t>[15]</w:t>
        </w:r>
        <w:r w:rsidR="003703D6" w:rsidRPr="004B742B">
          <w:rPr>
            <w:rFonts w:ascii="Times New Roman" w:hAnsi="Times New Roman" w:cs="Times New Roman"/>
            <w:sz w:val="24"/>
            <w:szCs w:val="24"/>
          </w:rPr>
          <w:fldChar w:fldCharType="end"/>
        </w:r>
        <w:r w:rsidR="003703D6" w:rsidRPr="004B742B">
          <w:rPr>
            <w:rFonts w:ascii="Times New Roman" w:hAnsi="Times New Roman" w:cs="Times New Roman"/>
            <w:sz w:val="24"/>
            <w:szCs w:val="24"/>
          </w:rPr>
          <w:t xml:space="preserve"> </w:t>
        </w:r>
      </w:ins>
      <w:r w:rsidR="00024316" w:rsidRPr="004B742B">
        <w:rPr>
          <w:rFonts w:ascii="Times New Roman" w:hAnsi="Times New Roman" w:cs="Times New Roman"/>
          <w:sz w:val="24"/>
          <w:szCs w:val="24"/>
        </w:rPr>
        <w:t>(Figure 4c)</w:t>
      </w:r>
      <w:r w:rsidR="00EB5649" w:rsidRPr="004B742B">
        <w:rPr>
          <w:rFonts w:ascii="Times New Roman" w:hAnsi="Times New Roman" w:cs="Times New Roman"/>
          <w:sz w:val="24"/>
          <w:szCs w:val="24"/>
        </w:rPr>
        <w:t xml:space="preserve"> (</w:t>
      </w:r>
      <w:ins w:id="451" w:author="周 天行" w:date="2021-12-17T19:20:00Z">
        <w:r w:rsidR="003703D6">
          <w:rPr>
            <w:rFonts w:ascii="Times New Roman" w:hAnsi="Times New Roman" w:cs="Times New Roman"/>
            <w:sz w:val="24"/>
            <w:szCs w:val="24"/>
          </w:rPr>
          <w:t>A</w:t>
        </w:r>
      </w:ins>
      <w:ins w:id="452" w:author="周 天行" w:date="2021-12-17T19:21:00Z">
        <w:r w:rsidR="003703D6">
          <w:rPr>
            <w:rFonts w:ascii="Times New Roman" w:hAnsi="Times New Roman" w:cs="Times New Roman"/>
            <w:sz w:val="24"/>
            <w:szCs w:val="24"/>
          </w:rPr>
          <w:t xml:space="preserve">ccuracy: </w:t>
        </w:r>
      </w:ins>
      <w:r w:rsidR="00EB5649" w:rsidRPr="004B742B">
        <w:rPr>
          <w:rFonts w:ascii="Times New Roman" w:hAnsi="Times New Roman" w:cs="Times New Roman"/>
          <w:sz w:val="24"/>
          <w:szCs w:val="24"/>
        </w:rPr>
        <w:t>Umami_YYDS = 0.735, iUmami-SC</w:t>
      </w:r>
      <w:r w:rsidR="00024316" w:rsidRPr="004B742B">
        <w:rPr>
          <w:rFonts w:ascii="Times New Roman" w:hAnsi="Times New Roman" w:cs="Times New Roman"/>
          <w:sz w:val="24"/>
          <w:szCs w:val="24"/>
        </w:rPr>
        <w:t>M</w:t>
      </w:r>
      <w:r w:rsidR="00024316" w:rsidRPr="004B742B">
        <w:rPr>
          <w:rFonts w:ascii="Times New Roman" w:hAnsi="Times New Roman" w:cs="Times New Roman"/>
          <w:sz w:val="24"/>
          <w:szCs w:val="24"/>
        </w:rPr>
        <w:fldChar w:fldCharType="begin"/>
      </w:r>
      <w:r w:rsidR="00024316"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4B742B">
        <w:rPr>
          <w:rFonts w:ascii="Times New Roman" w:hAnsi="Times New Roman" w:cs="Times New Roman"/>
          <w:sz w:val="24"/>
          <w:szCs w:val="24"/>
        </w:rPr>
        <w:fldChar w:fldCharType="separate"/>
      </w:r>
      <w:r w:rsidR="00024316" w:rsidRPr="004B742B">
        <w:rPr>
          <w:rFonts w:ascii="Times New Roman" w:hAnsi="Times New Roman" w:cs="Times New Roman"/>
          <w:noProof/>
          <w:sz w:val="24"/>
          <w:szCs w:val="24"/>
          <w:vertAlign w:val="superscript"/>
        </w:rPr>
        <w:t>[15]</w:t>
      </w:r>
      <w:r w:rsidR="00024316" w:rsidRPr="004B742B">
        <w:rPr>
          <w:rFonts w:ascii="Times New Roman" w:hAnsi="Times New Roman" w:cs="Times New Roman"/>
          <w:sz w:val="24"/>
          <w:szCs w:val="24"/>
        </w:rPr>
        <w:fldChar w:fldCharType="end"/>
      </w:r>
      <w:r w:rsidR="00EB5649" w:rsidRPr="004B742B">
        <w:rPr>
          <w:rFonts w:ascii="Times New Roman" w:hAnsi="Times New Roman" w:cs="Times New Roman"/>
          <w:sz w:val="24"/>
          <w:szCs w:val="24"/>
        </w:rPr>
        <w:t xml:space="preserve"> = 0.738) </w:t>
      </w:r>
      <w:del w:id="453" w:author="周 天行" w:date="2021-12-17T19:20:00Z">
        <w:r w:rsidR="00EB5649" w:rsidRPr="004B742B" w:rsidDel="003703D6">
          <w:rPr>
            <w:rFonts w:ascii="Times New Roman" w:hAnsi="Times New Roman" w:cs="Times New Roman"/>
            <w:sz w:val="24"/>
            <w:szCs w:val="24"/>
          </w:rPr>
          <w:delText>and M</w:delText>
        </w:r>
        <w:r w:rsidR="00024316" w:rsidRPr="004B742B" w:rsidDel="003703D6">
          <w:rPr>
            <w:rFonts w:ascii="Times New Roman" w:hAnsi="Times New Roman" w:cs="Times New Roman"/>
            <w:sz w:val="24"/>
            <w:szCs w:val="24"/>
          </w:rPr>
          <w:delText>CC</w:delText>
        </w:r>
        <w:r w:rsidR="00EB5649" w:rsidRPr="004B742B" w:rsidDel="003703D6">
          <w:rPr>
            <w:rFonts w:ascii="Times New Roman" w:hAnsi="Times New Roman" w:cs="Times New Roman"/>
            <w:sz w:val="24"/>
            <w:szCs w:val="24"/>
          </w:rPr>
          <w:delText xml:space="preserve"> </w:delText>
        </w:r>
      </w:del>
      <w:r w:rsidR="00EB5649" w:rsidRPr="004B742B">
        <w:rPr>
          <w:rFonts w:ascii="Times New Roman" w:hAnsi="Times New Roman" w:cs="Times New Roman"/>
          <w:sz w:val="24"/>
          <w:szCs w:val="24"/>
        </w:rPr>
        <w:t>(</w:t>
      </w:r>
      <w:ins w:id="454" w:author="周 天行" w:date="2021-12-17T19:21:00Z">
        <w:r w:rsidR="003703D6">
          <w:rPr>
            <w:rFonts w:ascii="Times New Roman" w:hAnsi="Times New Roman" w:cs="Times New Roman"/>
            <w:sz w:val="24"/>
            <w:szCs w:val="24"/>
          </w:rPr>
          <w:t xml:space="preserve">MCC: </w:t>
        </w:r>
      </w:ins>
      <w:r w:rsidR="00EB5649" w:rsidRPr="004B742B">
        <w:rPr>
          <w:rFonts w:ascii="Times New Roman" w:hAnsi="Times New Roman" w:cs="Times New Roman"/>
          <w:sz w:val="24"/>
          <w:szCs w:val="24"/>
        </w:rPr>
        <w:t>Umami_YYDS</w:t>
      </w:r>
      <w:r w:rsidR="00024316" w:rsidRPr="004B742B">
        <w:rPr>
          <w:rFonts w:ascii="Times New Roman" w:hAnsi="Times New Roman" w:cs="Times New Roman"/>
          <w:sz w:val="24"/>
          <w:szCs w:val="24"/>
        </w:rPr>
        <w:t xml:space="preserve"> = </w:t>
      </w:r>
      <w:r w:rsidR="00EB5649" w:rsidRPr="004B742B">
        <w:rPr>
          <w:rFonts w:ascii="Times New Roman" w:hAnsi="Times New Roman" w:cs="Times New Roman"/>
          <w:sz w:val="24"/>
          <w:szCs w:val="24"/>
        </w:rPr>
        <w:t>0.474, iUmami-SCM</w:t>
      </w:r>
      <w:r w:rsidR="00024316" w:rsidRPr="004B742B">
        <w:rPr>
          <w:rFonts w:ascii="Times New Roman" w:hAnsi="Times New Roman" w:cs="Times New Roman"/>
          <w:sz w:val="24"/>
          <w:szCs w:val="24"/>
        </w:rPr>
        <w:fldChar w:fldCharType="begin"/>
      </w:r>
      <w:r w:rsidR="00024316" w:rsidRPr="004B742B">
        <w:rPr>
          <w:rFonts w:ascii="Times New Roman" w:hAnsi="Times New Roman" w:cs="Times New Roman"/>
          <w:sz w:val="24"/>
          <w:szCs w:val="24"/>
        </w:rPr>
        <w:instrText xml:space="preserve"> ADDIN EN.CITE &lt;EndNote&gt;&lt;Cite&gt;&lt;Author&gt;Charoenkwan&lt;/Author&gt;&lt;Year&gt;2020&lt;/Year&gt;&lt;RecNum&gt;35&lt;/RecNum&gt;&lt;DisplayText&gt;&lt;style face="superscript"&gt;[15]&lt;/style&gt;&lt;/DisplayText&gt;&lt;record&gt;&lt;rec-number&gt;35&lt;/rec-number&gt;&lt;foreign-keys&gt;&lt;key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024316" w:rsidRPr="004B742B">
        <w:rPr>
          <w:rFonts w:ascii="Times New Roman" w:hAnsi="Times New Roman" w:cs="Times New Roman"/>
          <w:sz w:val="24"/>
          <w:szCs w:val="24"/>
        </w:rPr>
        <w:fldChar w:fldCharType="separate"/>
      </w:r>
      <w:r w:rsidR="00024316" w:rsidRPr="004B742B">
        <w:rPr>
          <w:rFonts w:ascii="Times New Roman" w:hAnsi="Times New Roman" w:cs="Times New Roman"/>
          <w:noProof/>
          <w:sz w:val="24"/>
          <w:szCs w:val="24"/>
          <w:vertAlign w:val="superscript"/>
        </w:rPr>
        <w:t>[15]</w:t>
      </w:r>
      <w:r w:rsidR="00024316" w:rsidRPr="004B742B">
        <w:rPr>
          <w:rFonts w:ascii="Times New Roman" w:hAnsi="Times New Roman" w:cs="Times New Roman"/>
          <w:sz w:val="24"/>
          <w:szCs w:val="24"/>
        </w:rPr>
        <w:fldChar w:fldCharType="end"/>
      </w:r>
      <w:r w:rsidR="00024316" w:rsidRPr="004B742B">
        <w:rPr>
          <w:rFonts w:ascii="Times New Roman" w:hAnsi="Times New Roman" w:cs="Times New Roman"/>
          <w:sz w:val="24"/>
          <w:szCs w:val="24"/>
        </w:rPr>
        <w:t xml:space="preserve"> = </w:t>
      </w:r>
      <w:r w:rsidR="00EB5649" w:rsidRPr="004B742B">
        <w:rPr>
          <w:rFonts w:ascii="Times New Roman" w:hAnsi="Times New Roman" w:cs="Times New Roman"/>
          <w:sz w:val="24"/>
          <w:szCs w:val="24"/>
        </w:rPr>
        <w:t>0.485).</w:t>
      </w:r>
      <w:ins w:id="455" w:author="周 天行" w:date="2021-12-17T19:21:00Z">
        <w:r w:rsidR="003703D6">
          <w:rPr>
            <w:rFonts w:ascii="Times New Roman" w:hAnsi="Times New Roman" w:cs="Times New Roman"/>
            <w:sz w:val="24"/>
            <w:szCs w:val="24"/>
          </w:rPr>
          <w:t xml:space="preserve"> </w:t>
        </w:r>
        <w:r w:rsidR="003703D6">
          <w:rPr>
            <w:rFonts w:ascii="Times New Roman" w:hAnsi="Times New Roman" w:cs="Times New Roman" w:hint="eastAsia"/>
            <w:sz w:val="24"/>
            <w:szCs w:val="24"/>
          </w:rPr>
          <w:t>While,</w:t>
        </w:r>
        <w:r w:rsidR="003703D6">
          <w:rPr>
            <w:rFonts w:ascii="Times New Roman" w:hAnsi="Times New Roman" w:cs="Times New Roman"/>
            <w:sz w:val="24"/>
            <w:szCs w:val="24"/>
          </w:rPr>
          <w:t xml:space="preserve"> the precision </w:t>
        </w:r>
      </w:ins>
      <w:ins w:id="456" w:author="周 天行" w:date="2021-12-17T19:22:00Z">
        <w:r w:rsidR="003703D6">
          <w:rPr>
            <w:rFonts w:ascii="Times New Roman" w:hAnsi="Times New Roman" w:cs="Times New Roman"/>
            <w:sz w:val="24"/>
            <w:szCs w:val="24"/>
          </w:rPr>
          <w:t xml:space="preserve">of Umami_YYDS is at the medium level, which </w:t>
        </w:r>
      </w:ins>
      <w:ins w:id="457" w:author="周 天行" w:date="2021-12-17T19:23:00Z">
        <w:r w:rsidR="003703D6">
          <w:rPr>
            <w:rFonts w:ascii="Times New Roman" w:hAnsi="Times New Roman" w:cs="Times New Roman"/>
            <w:sz w:val="24"/>
            <w:szCs w:val="24"/>
          </w:rPr>
          <w:t>is due to the overly</w:t>
        </w:r>
      </w:ins>
      <w:ins w:id="458" w:author="周 天行" w:date="2021-12-17T19:24:00Z">
        <w:r w:rsidR="003703D6">
          <w:rPr>
            <w:rFonts w:ascii="Times New Roman" w:hAnsi="Times New Roman" w:cs="Times New Roman"/>
            <w:sz w:val="24"/>
            <w:szCs w:val="24"/>
          </w:rPr>
          <w:t xml:space="preserve"> conservative</w:t>
        </w:r>
      </w:ins>
      <w:ins w:id="459" w:author="周 天行" w:date="2021-12-17T19:26:00Z">
        <w:r w:rsidR="00241015">
          <w:rPr>
            <w:rFonts w:ascii="Times New Roman" w:hAnsi="Times New Roman" w:cs="Times New Roman"/>
            <w:sz w:val="24"/>
            <w:szCs w:val="24"/>
          </w:rPr>
          <w:t xml:space="preserve"> judgments of </w:t>
        </w:r>
      </w:ins>
      <w:ins w:id="460" w:author="周 天行" w:date="2021-12-17T19:27:00Z">
        <w:r w:rsidR="00241015">
          <w:rPr>
            <w:rFonts w:ascii="Times New Roman" w:hAnsi="Times New Roman" w:cs="Times New Roman"/>
            <w:sz w:val="24"/>
            <w:szCs w:val="24"/>
          </w:rPr>
          <w:t>other models (</w:t>
        </w:r>
      </w:ins>
      <w:ins w:id="461" w:author="周 天行" w:date="2021-12-17T19:28:00Z">
        <w:r w:rsidR="00241015">
          <w:rPr>
            <w:rFonts w:ascii="Times New Roman" w:hAnsi="Times New Roman" w:cs="Times New Roman"/>
            <w:sz w:val="24"/>
            <w:szCs w:val="24"/>
          </w:rPr>
          <w:t>biased towards bitter</w:t>
        </w:r>
      </w:ins>
      <w:ins w:id="462" w:author="周 天行" w:date="2021-12-17T19:27:00Z">
        <w:r w:rsidR="00241015">
          <w:rPr>
            <w:rFonts w:ascii="Times New Roman" w:hAnsi="Times New Roman" w:cs="Times New Roman"/>
            <w:sz w:val="24"/>
            <w:szCs w:val="24"/>
          </w:rPr>
          <w:t>)</w:t>
        </w:r>
      </w:ins>
      <w:ins w:id="463" w:author="周 天行" w:date="2021-12-17T19:28:00Z">
        <w:r w:rsidR="00241015">
          <w:rPr>
            <w:rFonts w:ascii="Times New Roman" w:hAnsi="Times New Roman" w:cs="Times New Roman"/>
            <w:sz w:val="24"/>
            <w:szCs w:val="24"/>
          </w:rPr>
          <w:t>.</w:t>
        </w:r>
      </w:ins>
      <w:ins w:id="464" w:author="周 天行" w:date="2021-12-17T19:29:00Z">
        <w:r w:rsidR="00241015">
          <w:rPr>
            <w:rFonts w:ascii="Times New Roman" w:hAnsi="Times New Roman" w:cs="Times New Roman"/>
            <w:sz w:val="24"/>
            <w:szCs w:val="24"/>
          </w:rPr>
          <w:t xml:space="preserve"> </w:t>
        </w:r>
        <w:bookmarkStart w:id="465" w:name="OLE_LINK39"/>
        <w:r w:rsidR="00241015">
          <w:rPr>
            <w:rFonts w:ascii="Times New Roman" w:hAnsi="Times New Roman" w:cs="Times New Roman"/>
            <w:sz w:val="24"/>
            <w:szCs w:val="24"/>
          </w:rPr>
          <w:t xml:space="preserve">However, </w:t>
        </w:r>
      </w:ins>
      <w:ins w:id="466" w:author="周 天行" w:date="2021-12-17T19:30:00Z">
        <w:r w:rsidR="00FC137D">
          <w:rPr>
            <w:rFonts w:ascii="Times New Roman" w:hAnsi="Times New Roman" w:cs="Times New Roman"/>
            <w:sz w:val="24"/>
            <w:szCs w:val="24"/>
          </w:rPr>
          <w:t>it has a significant lead in the Recall section,</w:t>
        </w:r>
      </w:ins>
      <w:ins w:id="467" w:author="周 天行" w:date="2021-12-17T19:31:00Z">
        <w:r w:rsidR="00FC137D">
          <w:rPr>
            <w:rFonts w:ascii="Times New Roman" w:hAnsi="Times New Roman" w:cs="Times New Roman"/>
            <w:sz w:val="24"/>
            <w:szCs w:val="24"/>
          </w:rPr>
          <w:t xml:space="preserve"> which </w:t>
        </w:r>
      </w:ins>
      <w:ins w:id="468" w:author="周 天行" w:date="2021-12-17T19:34:00Z">
        <w:r w:rsidR="00FC137D">
          <w:rPr>
            <w:rFonts w:ascii="Times New Roman" w:hAnsi="Times New Roman" w:cs="Times New Roman"/>
            <w:sz w:val="24"/>
            <w:szCs w:val="24"/>
          </w:rPr>
          <w:t xml:space="preserve">is </w:t>
        </w:r>
      </w:ins>
      <w:ins w:id="469" w:author="周 天行" w:date="2021-12-17T19:35:00Z">
        <w:r w:rsidR="00075FFA">
          <w:rPr>
            <w:rFonts w:ascii="Times New Roman" w:hAnsi="Times New Roman" w:cs="Times New Roman"/>
            <w:sz w:val="24"/>
            <w:szCs w:val="24"/>
          </w:rPr>
          <w:t>manifested</w:t>
        </w:r>
      </w:ins>
      <w:ins w:id="470" w:author="周 天行" w:date="2021-12-17T19:31:00Z">
        <w:r w:rsidR="00FC137D">
          <w:rPr>
            <w:rFonts w:ascii="Times New Roman" w:hAnsi="Times New Roman" w:cs="Times New Roman"/>
            <w:sz w:val="24"/>
            <w:szCs w:val="24"/>
          </w:rPr>
          <w:t xml:space="preserve"> </w:t>
        </w:r>
      </w:ins>
      <w:ins w:id="471" w:author="周 天行" w:date="2021-12-17T19:33:00Z">
        <w:r w:rsidR="00FC137D">
          <w:rPr>
            <w:rFonts w:ascii="Times New Roman" w:hAnsi="Times New Roman" w:cs="Times New Roman"/>
            <w:sz w:val="24"/>
            <w:szCs w:val="24"/>
          </w:rPr>
          <w:t>by</w:t>
        </w:r>
      </w:ins>
      <w:ins w:id="472" w:author="周 天行" w:date="2021-12-17T19:32:00Z">
        <w:r w:rsidR="00FC137D">
          <w:rPr>
            <w:rFonts w:ascii="Times New Roman" w:hAnsi="Times New Roman" w:cs="Times New Roman"/>
            <w:sz w:val="24"/>
            <w:szCs w:val="24"/>
          </w:rPr>
          <w:t xml:space="preserve"> less misjudgments </w:t>
        </w:r>
      </w:ins>
      <w:ins w:id="473" w:author="周 天行" w:date="2021-12-17T19:35:00Z">
        <w:r w:rsidR="00075FFA">
          <w:rPr>
            <w:rFonts w:ascii="Times New Roman" w:hAnsi="Times New Roman" w:cs="Times New Roman"/>
            <w:sz w:val="24"/>
            <w:szCs w:val="24"/>
          </w:rPr>
          <w:t>for</w:t>
        </w:r>
      </w:ins>
      <w:ins w:id="474" w:author="周 天行" w:date="2021-12-17T19:36:00Z">
        <w:r w:rsidR="00075FFA">
          <w:rPr>
            <w:rFonts w:ascii="Times New Roman" w:hAnsi="Times New Roman" w:cs="Times New Roman"/>
            <w:sz w:val="24"/>
            <w:szCs w:val="24"/>
          </w:rPr>
          <w:t xml:space="preserve"> the relatively </w:t>
        </w:r>
      </w:ins>
      <w:ins w:id="475" w:author="周 天行" w:date="2021-12-17T19:31:00Z">
        <w:r w:rsidR="00FC137D">
          <w:rPr>
            <w:rFonts w:ascii="Times New Roman" w:hAnsi="Times New Roman" w:cs="Times New Roman"/>
            <w:sz w:val="24"/>
            <w:szCs w:val="24"/>
          </w:rPr>
          <w:t>higher accuracy</w:t>
        </w:r>
      </w:ins>
      <w:ins w:id="476" w:author="周 天行" w:date="2021-12-17T19:36:00Z">
        <w:r w:rsidR="00075FFA">
          <w:rPr>
            <w:rFonts w:ascii="Times New Roman" w:hAnsi="Times New Roman" w:cs="Times New Roman"/>
            <w:sz w:val="24"/>
            <w:szCs w:val="24"/>
          </w:rPr>
          <w:t xml:space="preserve"> identification.</w:t>
        </w:r>
      </w:ins>
      <w:bookmarkEnd w:id="465"/>
      <w:ins w:id="477" w:author="周 天行" w:date="2021-12-17T19:40:00Z">
        <w:r w:rsidR="00B31CB0">
          <w:rPr>
            <w:rFonts w:ascii="Times New Roman" w:hAnsi="Times New Roman" w:cs="Times New Roman"/>
            <w:sz w:val="24"/>
            <w:szCs w:val="24"/>
          </w:rPr>
          <w:t xml:space="preserve"> Therefore, </w:t>
        </w:r>
      </w:ins>
      <w:ins w:id="478" w:author="周 天行" w:date="2021-12-17T19:41:00Z">
        <w:r w:rsidR="00B31CB0">
          <w:rPr>
            <w:rFonts w:ascii="Times New Roman" w:hAnsi="Times New Roman" w:cs="Times New Roman"/>
            <w:sz w:val="24"/>
            <w:szCs w:val="24"/>
          </w:rPr>
          <w:t>a</w:t>
        </w:r>
        <w:r w:rsidR="00B31CB0" w:rsidRPr="00B31CB0">
          <w:rPr>
            <w:rFonts w:ascii="Times New Roman" w:hAnsi="Times New Roman" w:cs="Times New Roman"/>
            <w:sz w:val="24"/>
            <w:szCs w:val="24"/>
          </w:rPr>
          <w:t>s the harmonic mean of recall and pr</w:t>
        </w:r>
        <w:r w:rsidR="00B31CB0">
          <w:rPr>
            <w:rFonts w:ascii="Times New Roman" w:hAnsi="Times New Roman" w:cs="Times New Roman"/>
            <w:sz w:val="24"/>
            <w:szCs w:val="24"/>
          </w:rPr>
          <w:t xml:space="preserve">ecission, F1 also shows </w:t>
        </w:r>
      </w:ins>
      <w:ins w:id="479" w:author="周 天行" w:date="2021-12-17T19:42:00Z">
        <w:r w:rsidR="00B31CB0">
          <w:rPr>
            <w:rFonts w:ascii="Times New Roman" w:hAnsi="Times New Roman" w:cs="Times New Roman"/>
            <w:sz w:val="24"/>
            <w:szCs w:val="24"/>
          </w:rPr>
          <w:t>the highest value, which indicates that Umami_YYDS has relatively ideal and</w:t>
        </w:r>
      </w:ins>
      <w:ins w:id="480" w:author="周 天行" w:date="2021-12-17T19:43:00Z">
        <w:r w:rsidR="00B31CB0">
          <w:rPr>
            <w:rFonts w:ascii="Times New Roman" w:hAnsi="Times New Roman" w:cs="Times New Roman"/>
            <w:sz w:val="24"/>
            <w:szCs w:val="24"/>
          </w:rPr>
          <w:t xml:space="preserve"> unbiased judgments.</w:t>
        </w:r>
      </w:ins>
    </w:p>
    <w:p w14:paraId="6BB4911E" w14:textId="2BC8D457" w:rsidR="00C369BC" w:rsidRPr="004B742B" w:rsidRDefault="004A1A1F"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bookmarkStart w:id="481" w:name="OLE_LINK40"/>
      <w:r w:rsidRPr="004B742B">
        <w:rPr>
          <w:rFonts w:ascii="Times New Roman" w:hAnsi="Times New Roman" w:cs="Times New Roman"/>
          <w:sz w:val="24"/>
          <w:szCs w:val="24"/>
        </w:rPr>
        <w:t xml:space="preserve">In order to better reflect the generalization performance of Umami_YYDS, we bring </w:t>
      </w:r>
      <w:r w:rsidR="00710627" w:rsidRPr="004B742B">
        <w:rPr>
          <w:rFonts w:ascii="Times New Roman" w:hAnsi="Times New Roman" w:cs="Times New Roman"/>
          <w:sz w:val="24"/>
          <w:szCs w:val="24"/>
        </w:rPr>
        <w:t>generalization test set</w:t>
      </w:r>
      <w:ins w:id="482" w:author="周 天行" w:date="2021-12-17T19:43:00Z">
        <w:r w:rsidR="00B31CB0">
          <w:rPr>
            <w:rFonts w:ascii="Times New Roman" w:hAnsi="Times New Roman" w:cs="Times New Roman"/>
            <w:sz w:val="24"/>
            <w:szCs w:val="24"/>
          </w:rPr>
          <w:t xml:space="preserve"> </w:t>
        </w:r>
      </w:ins>
      <w:r w:rsidR="00710627" w:rsidRPr="004B742B">
        <w:rPr>
          <w:rFonts w:ascii="Times New Roman" w:hAnsi="Times New Roman" w:cs="Times New Roman"/>
          <w:sz w:val="24"/>
          <w:szCs w:val="24"/>
        </w:rPr>
        <w:t>(GTS)</w:t>
      </w:r>
      <w:r w:rsidRPr="004B742B">
        <w:rPr>
          <w:rFonts w:ascii="Times New Roman" w:hAnsi="Times New Roman" w:cs="Times New Roman"/>
          <w:sz w:val="24"/>
          <w:szCs w:val="24"/>
        </w:rPr>
        <w:t xml:space="preserve"> </w:t>
      </w:r>
      <w:r w:rsidR="009075CE" w:rsidRPr="004B742B">
        <w:rPr>
          <w:rFonts w:ascii="Times New Roman" w:hAnsi="Times New Roman" w:cs="Times New Roman"/>
          <w:sz w:val="24"/>
          <w:szCs w:val="24"/>
        </w:rPr>
        <w:t xml:space="preserve">into the </w:t>
      </w:r>
      <w:r w:rsidRPr="004B742B">
        <w:rPr>
          <w:rFonts w:ascii="Times New Roman" w:hAnsi="Times New Roman" w:cs="Times New Roman"/>
          <w:sz w:val="24"/>
          <w:szCs w:val="24"/>
        </w:rPr>
        <w:t xml:space="preserve">Umami_YYDS model and compare it with other </w:t>
      </w:r>
      <w:ins w:id="483" w:author="周 天行" w:date="2021-12-17T19:45:00Z">
        <w:r w:rsidR="00C15AFA" w:rsidRPr="004B742B">
          <w:rPr>
            <w:rFonts w:ascii="Times New Roman" w:hAnsi="Times New Roman" w:cs="Times New Roman"/>
            <w:sz w:val="24"/>
            <w:szCs w:val="24"/>
          </w:rPr>
          <w:t xml:space="preserve">published </w:t>
        </w:r>
      </w:ins>
      <w:r w:rsidRPr="004B742B">
        <w:rPr>
          <w:rFonts w:ascii="Times New Roman" w:hAnsi="Times New Roman" w:cs="Times New Roman"/>
          <w:sz w:val="24"/>
          <w:szCs w:val="24"/>
        </w:rPr>
        <w:t xml:space="preserve">taste peptide judgment models </w:t>
      </w:r>
      <w:del w:id="484" w:author="周 天行" w:date="2021-12-17T19:45:00Z">
        <w:r w:rsidRPr="004B742B" w:rsidDel="00C15AFA">
          <w:rPr>
            <w:rFonts w:ascii="Times New Roman" w:hAnsi="Times New Roman" w:cs="Times New Roman"/>
            <w:sz w:val="24"/>
            <w:szCs w:val="24"/>
          </w:rPr>
          <w:delText>that have been published</w:delText>
        </w:r>
      </w:del>
      <w:bookmarkEnd w:id="481"/>
      <w:r w:rsidRPr="004B742B">
        <w:rPr>
          <w:rFonts w:ascii="Times New Roman" w:hAnsi="Times New Roman" w:cs="Times New Roman"/>
          <w:sz w:val="24"/>
          <w:szCs w:val="24"/>
        </w:rPr>
        <w:t xml:space="preserve">, using confusion matrix, accuracy, precision, recall, F1 and </w:t>
      </w:r>
      <w:r w:rsidR="00220DC1" w:rsidRPr="004B742B">
        <w:rPr>
          <w:rFonts w:ascii="Times New Roman" w:hAnsi="Times New Roman" w:cs="Times New Roman"/>
          <w:sz w:val="24"/>
          <w:szCs w:val="24"/>
        </w:rPr>
        <w:t>M</w:t>
      </w:r>
      <w:r w:rsidR="009075CE" w:rsidRPr="004B742B">
        <w:rPr>
          <w:rFonts w:ascii="Times New Roman" w:hAnsi="Times New Roman" w:cs="Times New Roman"/>
          <w:sz w:val="24"/>
          <w:szCs w:val="24"/>
        </w:rPr>
        <w:t xml:space="preserve">CC </w:t>
      </w:r>
      <w:r w:rsidR="00220DC1" w:rsidRPr="004B742B">
        <w:rPr>
          <w:rFonts w:ascii="Times New Roman" w:hAnsi="Times New Roman" w:cs="Times New Roman"/>
          <w:sz w:val="24"/>
          <w:szCs w:val="24"/>
        </w:rPr>
        <w:t>as</w:t>
      </w:r>
      <w:r w:rsidRPr="004B742B">
        <w:rPr>
          <w:rFonts w:ascii="Times New Roman" w:hAnsi="Times New Roman" w:cs="Times New Roman"/>
          <w:sz w:val="24"/>
          <w:szCs w:val="24"/>
        </w:rPr>
        <w:t xml:space="preserve"> the criterion for judgment. </w:t>
      </w:r>
      <w:bookmarkStart w:id="485" w:name="OLE_LINK41"/>
      <w:r w:rsidR="00220DC1" w:rsidRPr="004B742B">
        <w:rPr>
          <w:rFonts w:ascii="Times New Roman" w:hAnsi="Times New Roman" w:cs="Times New Roman"/>
          <w:sz w:val="24"/>
          <w:szCs w:val="24"/>
        </w:rPr>
        <w:t>In terms of</w:t>
      </w:r>
      <w:ins w:id="486" w:author="周 天行" w:date="2021-12-17T19:45:00Z">
        <w:r w:rsidR="00C15AFA">
          <w:rPr>
            <w:rFonts w:ascii="Times New Roman" w:hAnsi="Times New Roman" w:cs="Times New Roman"/>
            <w:sz w:val="24"/>
            <w:szCs w:val="24"/>
          </w:rPr>
          <w:t xml:space="preserve"> the</w:t>
        </w:r>
      </w:ins>
      <w:r w:rsidR="00220DC1" w:rsidRPr="004B742B">
        <w:rPr>
          <w:rFonts w:ascii="Times New Roman" w:hAnsi="Times New Roman" w:cs="Times New Roman"/>
          <w:sz w:val="24"/>
          <w:szCs w:val="24"/>
        </w:rPr>
        <w:t xml:space="preserve"> accuracy and F1, Umami_YYDS is leading from hexapeptide, the first effect is stable, showing an upward trend.</w:t>
      </w:r>
      <w:r w:rsidRPr="004B742B">
        <w:rPr>
          <w:rFonts w:ascii="Times New Roman" w:hAnsi="Times New Roman" w:cs="Times New Roman"/>
          <w:sz w:val="24"/>
          <w:szCs w:val="24"/>
        </w:rPr>
        <w:t xml:space="preserve"> </w:t>
      </w:r>
      <w:bookmarkEnd w:id="485"/>
      <w:r w:rsidR="00220DC1" w:rsidRPr="004B742B">
        <w:rPr>
          <w:rFonts w:ascii="Times New Roman" w:hAnsi="Times New Roman" w:cs="Times New Roman"/>
          <w:sz w:val="24"/>
          <w:szCs w:val="24"/>
        </w:rPr>
        <w:t>I</w:t>
      </w:r>
      <w:r w:rsidRPr="004B742B">
        <w:rPr>
          <w:rFonts w:ascii="Times New Roman" w:hAnsi="Times New Roman" w:cs="Times New Roman"/>
          <w:sz w:val="24"/>
          <w:szCs w:val="24"/>
        </w:rPr>
        <w:t>n terms of precision, the effect of Umami_YYDS</w:t>
      </w:r>
      <w:r w:rsidR="00456620" w:rsidRPr="004B742B">
        <w:rPr>
          <w:rFonts w:ascii="Times New Roman" w:hAnsi="Times New Roman" w:cs="Times New Roman"/>
          <w:sz w:val="24"/>
          <w:szCs w:val="24"/>
        </w:rPr>
        <w:t xml:space="preserve">’s value </w:t>
      </w:r>
      <w:r w:rsidRPr="004B742B">
        <w:rPr>
          <w:rFonts w:ascii="Times New Roman" w:hAnsi="Times New Roman" w:cs="Times New Roman"/>
          <w:sz w:val="24"/>
          <w:szCs w:val="24"/>
        </w:rPr>
        <w:t>is gradually improved</w:t>
      </w:r>
      <w:r w:rsidR="00456620" w:rsidRPr="004B742B">
        <w:rPr>
          <w:rFonts w:ascii="Times New Roman" w:hAnsi="Times New Roman" w:cs="Times New Roman"/>
          <w:sz w:val="24"/>
          <w:szCs w:val="24"/>
        </w:rPr>
        <w:t xml:space="preserve"> by </w:t>
      </w:r>
      <w:del w:id="487" w:author="周 天行" w:date="2021-12-17T19:47:00Z">
        <w:r w:rsidR="00456620" w:rsidRPr="004B742B" w:rsidDel="00C15AFA">
          <w:rPr>
            <w:rFonts w:ascii="Times New Roman" w:hAnsi="Times New Roman" w:cs="Times New Roman"/>
            <w:sz w:val="24"/>
            <w:szCs w:val="24"/>
          </w:rPr>
          <w:delText xml:space="preserve">lens </w:delText>
        </w:r>
      </w:del>
      <w:ins w:id="488" w:author="周 天行" w:date="2021-12-17T19:47:00Z">
        <w:r w:rsidR="00C15AFA">
          <w:rPr>
            <w:rFonts w:ascii="Times New Roman" w:hAnsi="Times New Roman" w:cs="Times New Roman"/>
            <w:sz w:val="24"/>
            <w:szCs w:val="24"/>
          </w:rPr>
          <w:t>the length</w:t>
        </w:r>
        <w:r w:rsidR="00C15AFA" w:rsidRPr="004B742B">
          <w:rPr>
            <w:rFonts w:ascii="Times New Roman" w:hAnsi="Times New Roman" w:cs="Times New Roman"/>
            <w:sz w:val="24"/>
            <w:szCs w:val="24"/>
          </w:rPr>
          <w:t xml:space="preserve"> </w:t>
        </w:r>
      </w:ins>
      <w:r w:rsidR="00456620" w:rsidRPr="004B742B">
        <w:rPr>
          <w:rFonts w:ascii="Times New Roman" w:hAnsi="Times New Roman" w:cs="Times New Roman"/>
          <w:sz w:val="24"/>
          <w:szCs w:val="24"/>
        </w:rPr>
        <w:t>of peptides</w:t>
      </w:r>
      <w:r w:rsidRPr="004B742B">
        <w:rPr>
          <w:rFonts w:ascii="Times New Roman" w:hAnsi="Times New Roman" w:cs="Times New Roman"/>
          <w:sz w:val="24"/>
          <w:szCs w:val="24"/>
        </w:rPr>
        <w:t>.</w:t>
      </w:r>
      <w:r w:rsidR="007C0D28" w:rsidRPr="004B742B">
        <w:rPr>
          <w:rFonts w:ascii="Times New Roman" w:hAnsi="Times New Roman" w:cs="Times New Roman"/>
          <w:sz w:val="24"/>
          <w:szCs w:val="24"/>
        </w:rPr>
        <w:t xml:space="preserve"> Due to its "unbiased" judgment property, it’s easy to understand the reason why precision</w:t>
      </w:r>
      <w:r w:rsidRPr="004B742B">
        <w:rPr>
          <w:rFonts w:ascii="Times New Roman" w:hAnsi="Times New Roman" w:cs="Times New Roman"/>
          <w:sz w:val="24"/>
          <w:szCs w:val="24"/>
        </w:rPr>
        <w:t xml:space="preserve"> is not </w:t>
      </w:r>
      <w:r w:rsidRPr="004B742B">
        <w:rPr>
          <w:rFonts w:ascii="Times New Roman" w:hAnsi="Times New Roman" w:cs="Times New Roman"/>
          <w:sz w:val="24"/>
          <w:szCs w:val="24"/>
        </w:rPr>
        <w:lastRenderedPageBreak/>
        <w:t xml:space="preserve">as good as others. </w:t>
      </w:r>
      <w:r w:rsidR="00220DC1" w:rsidRPr="004B742B">
        <w:rPr>
          <w:rFonts w:ascii="Times New Roman" w:hAnsi="Times New Roman" w:cs="Times New Roman"/>
          <w:sz w:val="24"/>
          <w:szCs w:val="24"/>
        </w:rPr>
        <w:t>In terms of Recall, although the model showed a slight downward trend and met the Q model</w:t>
      </w:r>
      <w:r w:rsidR="00DF71AE"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&lt;EndNote&gt;&lt;Cite&gt;&lt;Author&gt;Ney&lt;/Author&gt;&lt;Year&gt;1979&lt;/Year&gt;&lt;RecNum&gt;53&lt;/RecNum&gt;&lt;DisplayText&gt;&lt;style face="superscript"&gt;[64]&lt;/style&gt;&lt;/DisplayText&gt;&lt;record&gt;&lt;rec-number&gt;53&lt;/rec-number&gt;&lt;foreign-keys&gt;&lt;key app="EN" db-id="d92fa20fp0w0fpedxt1xtfxdz529zfra0std" timestamp="1638792640"&gt;53&lt;/key&gt;&lt;/foreign-keys&gt;&lt;ref-type name="Book Section"&gt;5&lt;/ref-type&gt;&lt;contributors&gt;&lt;authors&gt;&lt;author&gt;Ney, Karl Heinz&lt;/author&gt;&lt;/authors&gt;&lt;/contributors&gt;&lt;titles&gt;&lt;title&gt;Bitterness of peptides: amino acid composition and chain length&lt;/title&gt;&lt;/titles&gt;&lt;dates&gt;&lt;year&gt;1979&lt;/year&gt;&lt;/dates&gt;&lt;publisher&gt;ACS Publications&lt;/publisher&gt;&lt;isbn&gt;1947-5918&lt;/isbn&gt;&lt;urls&gt;&lt;/urls&gt;&lt;/record&gt;&lt;/Cite&gt;&lt;/EndNote&gt;</w:instrText>
      </w:r>
      <w:r w:rsidR="00DF71AE"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[64]</w:t>
      </w:r>
      <w:r w:rsidR="00DF71AE" w:rsidRPr="004B742B">
        <w:rPr>
          <w:rFonts w:ascii="Times New Roman" w:hAnsi="Times New Roman" w:cs="Times New Roman"/>
          <w:sz w:val="24"/>
          <w:szCs w:val="24"/>
        </w:rPr>
        <w:fldChar w:fldCharType="end"/>
      </w:r>
      <w:r w:rsidR="00220DC1" w:rsidRPr="004B742B">
        <w:rPr>
          <w:rFonts w:ascii="Times New Roman" w:hAnsi="Times New Roman" w:cs="Times New Roman"/>
          <w:sz w:val="24"/>
          <w:szCs w:val="24"/>
        </w:rPr>
        <w:t xml:space="preserve"> at 10 peptides, it </w:t>
      </w:r>
      <w:del w:id="489" w:author="周 天行" w:date="2021-12-17T19:49:00Z">
        <w:r w:rsidR="00220DC1" w:rsidRPr="004B742B" w:rsidDel="00C15AFA">
          <w:rPr>
            <w:rFonts w:ascii="Times New Roman" w:hAnsi="Times New Roman" w:cs="Times New Roman"/>
            <w:sz w:val="24"/>
            <w:szCs w:val="24"/>
          </w:rPr>
          <w:delText>still leads the way</w:delText>
        </w:r>
      </w:del>
      <w:ins w:id="490" w:author="周 天行" w:date="2021-12-17T19:49:00Z">
        <w:r w:rsidR="00C15AFA">
          <w:rPr>
            <w:rFonts w:ascii="Times New Roman" w:hAnsi="Times New Roman" w:cs="Times New Roman"/>
            <w:sz w:val="24"/>
            <w:szCs w:val="24"/>
          </w:rPr>
          <w:t>was still in the leading position</w:t>
        </w:r>
      </w:ins>
      <w:r w:rsidR="00220DC1" w:rsidRPr="004B742B">
        <w:rPr>
          <w:rFonts w:ascii="Times New Roman" w:hAnsi="Times New Roman" w:cs="Times New Roman"/>
          <w:sz w:val="24"/>
          <w:szCs w:val="24"/>
        </w:rPr>
        <w:t>.</w:t>
      </w:r>
      <w:r w:rsidRPr="004B742B">
        <w:rPr>
          <w:rFonts w:ascii="Times New Roman" w:hAnsi="Times New Roman" w:cs="Times New Roman"/>
          <w:sz w:val="24"/>
          <w:szCs w:val="24"/>
        </w:rPr>
        <w:t xml:space="preserve"> </w:t>
      </w:r>
      <w:r w:rsidR="00220DC1" w:rsidRPr="004B742B">
        <w:rPr>
          <w:rFonts w:ascii="Times New Roman" w:hAnsi="Times New Roman" w:cs="Times New Roman"/>
          <w:sz w:val="24"/>
          <w:szCs w:val="24"/>
        </w:rPr>
        <w:t>In terms of M</w:t>
      </w:r>
      <w:r w:rsidR="007C0D28" w:rsidRPr="004B742B">
        <w:rPr>
          <w:rFonts w:ascii="Times New Roman" w:hAnsi="Times New Roman" w:cs="Times New Roman"/>
          <w:sz w:val="24"/>
          <w:szCs w:val="24"/>
        </w:rPr>
        <w:t>CC</w:t>
      </w:r>
      <w:r w:rsidR="00220DC1" w:rsidRPr="004B742B">
        <w:rPr>
          <w:rFonts w:ascii="Times New Roman" w:hAnsi="Times New Roman" w:cs="Times New Roman"/>
          <w:sz w:val="24"/>
          <w:szCs w:val="24"/>
        </w:rPr>
        <w:t xml:space="preserve">, </w:t>
      </w:r>
      <w:r w:rsidR="007C0D28" w:rsidRPr="004B742B">
        <w:rPr>
          <w:rFonts w:ascii="Times New Roman" w:hAnsi="Times New Roman" w:cs="Times New Roman"/>
          <w:sz w:val="24"/>
          <w:szCs w:val="24"/>
        </w:rPr>
        <w:t>Umami_YYDS</w:t>
      </w:r>
      <w:r w:rsidR="00220DC1" w:rsidRPr="004B742B">
        <w:rPr>
          <w:rFonts w:ascii="Times New Roman" w:hAnsi="Times New Roman" w:cs="Times New Roman"/>
          <w:sz w:val="24"/>
          <w:szCs w:val="24"/>
        </w:rPr>
        <w:t xml:space="preserve"> has not been </w:t>
      </w:r>
      <w:r w:rsidR="00220DC1" w:rsidRPr="00551123">
        <w:rPr>
          <w:rFonts w:ascii="Times New Roman" w:hAnsi="Times New Roman" w:cs="Times New Roman"/>
          <w:sz w:val="24"/>
          <w:szCs w:val="24"/>
          <w:highlight w:val="yellow"/>
          <w:rPrChange w:id="491" w:author="周 天行" w:date="2021-12-17T19:50:00Z">
            <w:rPr>
              <w:rFonts w:ascii="Times New Roman" w:hAnsi="Times New Roman" w:cs="Times New Roman"/>
              <w:sz w:val="24"/>
              <w:szCs w:val="24"/>
            </w:rPr>
          </w:rPrChange>
        </w:rPr>
        <w:t>widened</w:t>
      </w:r>
      <w:r w:rsidR="00993590">
        <w:rPr>
          <w:rFonts w:ascii="Times New Roman" w:hAnsi="Times New Roman" w:cs="Times New Roman"/>
          <w:sz w:val="24"/>
          <w:szCs w:val="24"/>
        </w:rPr>
        <w:t xml:space="preserve"> </w:t>
      </w:r>
      <w:ins w:id="492" w:author="周 天行" w:date="2021-12-17T19:50:00Z">
        <w:r w:rsidR="00551123">
          <w:rPr>
            <w:rFonts w:ascii="Times New Roman" w:hAnsi="Times New Roman" w:cs="Times New Roman"/>
            <w:sz w:val="24"/>
            <w:szCs w:val="24"/>
          </w:rPr>
          <w:t>beat</w:t>
        </w:r>
      </w:ins>
      <w:ins w:id="493" w:author="周 天行" w:date="2021-12-17T19:51:00Z">
        <w:r w:rsidR="00551123">
          <w:rPr>
            <w:rFonts w:ascii="Times New Roman" w:hAnsi="Times New Roman" w:cs="Times New Roman"/>
            <w:sz w:val="24"/>
            <w:szCs w:val="24"/>
          </w:rPr>
          <w:t>en</w:t>
        </w:r>
      </w:ins>
      <w:r w:rsidR="00220DC1" w:rsidRPr="004B742B">
        <w:rPr>
          <w:rFonts w:ascii="Times New Roman" w:hAnsi="Times New Roman" w:cs="Times New Roman"/>
          <w:sz w:val="24"/>
          <w:szCs w:val="24"/>
        </w:rPr>
        <w:t xml:space="preserve"> by the best model BERT_bitter</w:t>
      </w:r>
      <w:r w:rsidR="004B4928" w:rsidRPr="004B742B">
        <w:rPr>
          <w:rFonts w:ascii="Times New Roman" w:hAnsi="Times New Roman" w:cs="Times New Roman"/>
          <w:sz w:val="24"/>
          <w:szCs w:val="24"/>
        </w:rPr>
        <w:fldChar w:fldCharType="begin"/>
      </w:r>
      <w:r w:rsidR="004B4928" w:rsidRPr="004B742B">
        <w:rPr>
          <w:rFonts w:ascii="Times New Roman" w:hAnsi="Times New Roman" w:cs="Times New Roman"/>
          <w:sz w:val="24"/>
          <w:szCs w:val="24"/>
        </w:rPr>
        <w:instrText xml:space="preserve"> ADDIN EN.CITE &lt;EndNote&gt;&lt;Cite&gt;&lt;Author&gt;Devlin&lt;/Author&gt;&lt;Year&gt;2018&lt;/Year&gt;&lt;RecNum&gt;3&lt;/RecNum&gt;&lt;DisplayText&gt;&lt;style face="superscript"&gt;[17]&lt;/style&gt;&lt;/DisplayText&gt;&lt;record&gt;&lt;rec-number&gt;3&lt;/rec-number&gt;&lt;foreign-keys&gt;&lt;key app="EN" db-id="d92fa20fp0w0fpedxt1xtfxdz529zfra0std" timestamp="1635592158"&gt;3&lt;/key&gt;&lt;/foreign-keys&gt;&lt;ref-type name="Journal Article"&gt;17&lt;/ref-type&gt;&lt;contributors&gt;&lt;authors&gt;&lt;author&gt;Devlin, J.&lt;/author&gt;&lt;author&gt;Chang, M. W.&lt;/author&gt;&lt;author&gt;Lee, K.&lt;/author&gt;&lt;author&gt;Toutanova, K.&lt;/author&gt;&lt;/authors&gt;&lt;/contributors&gt;&lt;titles&gt;&lt;title&gt;BERT: Pre-training of Deep Bidirectional Transformers for Language Understanding&lt;/title&gt;&lt;/titles&gt;&lt;dates&gt;&lt;year&gt;2018&lt;/year&gt;&lt;/dates&gt;&lt;urls&gt;&lt;/urls&gt;&lt;/record&gt;&lt;/Cite&gt;&lt;/EndNote&gt;</w:instrText>
      </w:r>
      <w:r w:rsidR="004B4928" w:rsidRPr="004B742B">
        <w:rPr>
          <w:rFonts w:ascii="Times New Roman" w:hAnsi="Times New Roman" w:cs="Times New Roman"/>
          <w:sz w:val="24"/>
          <w:szCs w:val="24"/>
        </w:rPr>
        <w:fldChar w:fldCharType="separate"/>
      </w:r>
      <w:r w:rsidR="004B4928" w:rsidRPr="004B742B">
        <w:rPr>
          <w:rFonts w:ascii="Times New Roman" w:hAnsi="Times New Roman" w:cs="Times New Roman"/>
          <w:noProof/>
          <w:sz w:val="24"/>
          <w:szCs w:val="24"/>
          <w:vertAlign w:val="superscript"/>
        </w:rPr>
        <w:t>[17]</w:t>
      </w:r>
      <w:r w:rsidR="004B4928" w:rsidRPr="004B742B">
        <w:rPr>
          <w:rFonts w:ascii="Times New Roman" w:hAnsi="Times New Roman" w:cs="Times New Roman"/>
          <w:sz w:val="24"/>
          <w:szCs w:val="24"/>
        </w:rPr>
        <w:fldChar w:fldCharType="end"/>
      </w:r>
      <w:r w:rsidR="00220DC1" w:rsidRPr="004B742B">
        <w:rPr>
          <w:rFonts w:ascii="Times New Roman" w:hAnsi="Times New Roman" w:cs="Times New Roman"/>
          <w:sz w:val="24"/>
          <w:szCs w:val="24"/>
        </w:rPr>
        <w:t>, and it gradually overtook the mid-to-long peptide range.</w:t>
      </w:r>
      <w:r w:rsidR="00E71E2F" w:rsidRPr="004B742B">
        <w:rPr>
          <w:rFonts w:ascii="Times New Roman" w:hAnsi="Times New Roman" w:cs="Times New Roman"/>
          <w:sz w:val="24"/>
          <w:szCs w:val="24"/>
        </w:rPr>
        <w:t xml:space="preserve"> In general, the judgment of Umami_YYDS </w:t>
      </w:r>
      <w:del w:id="494" w:author="周 天行" w:date="2021-12-17T19:51:00Z">
        <w:r w:rsidR="00E71E2F" w:rsidRPr="004B742B" w:rsidDel="00551123">
          <w:rPr>
            <w:rFonts w:ascii="Times New Roman" w:hAnsi="Times New Roman" w:cs="Times New Roman"/>
            <w:sz w:val="24"/>
            <w:szCs w:val="24"/>
          </w:rPr>
          <w:delText xml:space="preserve">at </w:delText>
        </w:r>
      </w:del>
      <w:ins w:id="495" w:author="周 天行" w:date="2021-12-17T19:51:00Z">
        <w:r w:rsidR="00551123">
          <w:rPr>
            <w:rFonts w:ascii="Times New Roman" w:hAnsi="Times New Roman" w:cs="Times New Roman"/>
            <w:sz w:val="24"/>
            <w:szCs w:val="24"/>
          </w:rPr>
          <w:t>for</w:t>
        </w:r>
        <w:r w:rsidR="00551123" w:rsidRPr="004B742B">
          <w:rPr>
            <w:rFonts w:ascii="Times New Roman" w:hAnsi="Times New Roman" w:cs="Times New Roman"/>
            <w:sz w:val="24"/>
            <w:szCs w:val="24"/>
          </w:rPr>
          <w:t xml:space="preserve"> </w:t>
        </w:r>
      </w:ins>
      <w:ins w:id="496" w:author="周 天行" w:date="2021-12-17T19:52:00Z">
        <w:r w:rsidR="00551123">
          <w:rPr>
            <w:rFonts w:ascii="Times New Roman" w:hAnsi="Times New Roman" w:cs="Times New Roman"/>
            <w:sz w:val="24"/>
            <w:szCs w:val="24"/>
          </w:rPr>
          <w:t xml:space="preserve">≥ </w:t>
        </w:r>
      </w:ins>
      <w:r w:rsidR="00E71E2F" w:rsidRPr="004B742B">
        <w:rPr>
          <w:rFonts w:ascii="Times New Roman" w:hAnsi="Times New Roman" w:cs="Times New Roman"/>
          <w:sz w:val="24"/>
          <w:szCs w:val="24"/>
        </w:rPr>
        <w:t xml:space="preserve">4 peptides </w:t>
      </w:r>
      <w:del w:id="497" w:author="周 天行" w:date="2021-12-17T19:52:00Z">
        <w:r w:rsidR="00E71E2F" w:rsidRPr="004B742B" w:rsidDel="00551123">
          <w:rPr>
            <w:rFonts w:ascii="Times New Roman" w:hAnsi="Times New Roman" w:cs="Times New Roman"/>
            <w:sz w:val="24"/>
            <w:szCs w:val="24"/>
          </w:rPr>
          <w:delText xml:space="preserve">and above </w:delText>
        </w:r>
      </w:del>
      <w:r w:rsidR="00E71E2F" w:rsidRPr="004B742B">
        <w:rPr>
          <w:rFonts w:ascii="Times New Roman" w:hAnsi="Times New Roman" w:cs="Times New Roman"/>
          <w:sz w:val="24"/>
          <w:szCs w:val="24"/>
        </w:rPr>
        <w:t>is reliable and extremely competitive.</w:t>
      </w:r>
    </w:p>
    <w:p w14:paraId="181E72F0" w14:textId="5A322404" w:rsidR="00C369BC" w:rsidRPr="004B742B" w:rsidRDefault="00694707" w:rsidP="004B742B">
      <w:pPr>
        <w:tabs>
          <w:tab w:val="left" w:pos="1480"/>
        </w:tabs>
        <w:spacing w:line="480" w:lineRule="auto"/>
        <w:rPr>
          <w:rFonts w:ascii="Times New Roman" w:hAnsi="Times New Roman" w:cs="Times New Roman"/>
          <w:sz w:val="24"/>
          <w:szCs w:val="24"/>
        </w:rPr>
      </w:pPr>
      <w:r w:rsidRPr="004B742B">
        <w:rPr>
          <w:rFonts w:ascii="Times New Roman" w:hAnsi="Times New Roman" w:cs="Times New Roman"/>
          <w:noProof/>
          <w:sz w:val="24"/>
          <w:szCs w:val="24"/>
        </w:rPr>
        <w:drawing>
          <wp:anchor distT="0" distB="0" distL="114300" distR="114300" simplePos="0" relativeHeight="251663360" behindDoc="0" locked="0" layoutInCell="1" allowOverlap="1" wp14:anchorId="629A6F53" wp14:editId="027B7225">
            <wp:simplePos x="0" y="0"/>
            <wp:positionH relativeFrom="column">
              <wp:posOffset>0</wp:posOffset>
            </wp:positionH>
            <wp:positionV relativeFrom="paragraph">
              <wp:posOffset>194945</wp:posOffset>
            </wp:positionV>
            <wp:extent cx="5274310" cy="3462020"/>
            <wp:effectExtent l="0" t="0" r="2540" b="0"/>
            <wp:wrapTopAndBottom/>
            <wp:docPr id="5"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中度可信度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9BC" w:rsidRPr="004B742B">
        <w:rPr>
          <w:rFonts w:ascii="Times New Roman" w:hAnsi="Times New Roman" w:cs="Times New Roman"/>
          <w:sz w:val="24"/>
          <w:szCs w:val="24"/>
        </w:rPr>
        <w:tab/>
      </w:r>
    </w:p>
    <w:p w14:paraId="6CFF6C4C" w14:textId="522810FC" w:rsidR="000906A7" w:rsidRPr="004B742B" w:rsidRDefault="000906A7" w:rsidP="004B742B">
      <w:pPr>
        <w:spacing w:line="480" w:lineRule="auto"/>
        <w:rPr>
          <w:rFonts w:ascii="Times New Roman" w:hAnsi="Times New Roman" w:cs="Times New Roman"/>
          <w:sz w:val="24"/>
          <w:szCs w:val="24"/>
        </w:rPr>
      </w:pPr>
    </w:p>
    <w:p w14:paraId="346AADD9" w14:textId="19C48360" w:rsidR="004C6EE0" w:rsidRPr="004B742B" w:rsidRDefault="00561680" w:rsidP="004B742B">
      <w:pPr>
        <w:spacing w:line="480" w:lineRule="auto"/>
        <w:jc w:val="center"/>
        <w:rPr>
          <w:rFonts w:ascii="Times New Roman" w:hAnsi="Times New Roman" w:cs="Times New Roman"/>
          <w:b/>
          <w:bCs/>
          <w:sz w:val="24"/>
          <w:szCs w:val="24"/>
        </w:rPr>
      </w:pPr>
      <w:r w:rsidRPr="004B742B">
        <w:rPr>
          <w:rFonts w:ascii="Times New Roman" w:hAnsi="Times New Roman" w:cs="Times New Roman"/>
          <w:b/>
          <w:bCs/>
          <w:sz w:val="24"/>
          <w:szCs w:val="24"/>
        </w:rPr>
        <w:t>图</w:t>
      </w:r>
      <w:r w:rsidRPr="004B742B">
        <w:rPr>
          <w:rFonts w:ascii="Times New Roman" w:hAnsi="Times New Roman" w:cs="Times New Roman"/>
          <w:b/>
          <w:bCs/>
          <w:sz w:val="24"/>
          <w:szCs w:val="24"/>
        </w:rPr>
        <w:t>4</w:t>
      </w:r>
    </w:p>
    <w:p w14:paraId="22F0B957" w14:textId="59823B36" w:rsidR="002A001C" w:rsidRPr="00993590" w:rsidRDefault="00903CF5" w:rsidP="00993590">
      <w:pPr>
        <w:jc w:val="left"/>
        <w:rPr>
          <w:rFonts w:ascii="Times New Roman" w:hAnsi="Times New Roman" w:cs="Times New Roman"/>
          <w:sz w:val="20"/>
          <w:szCs w:val="20"/>
        </w:rPr>
      </w:pPr>
      <w:r w:rsidRPr="00993590">
        <w:rPr>
          <w:rFonts w:ascii="Times New Roman" w:hAnsi="Times New Roman" w:cs="Times New Roman"/>
          <w:sz w:val="20"/>
          <w:szCs w:val="20"/>
        </w:rPr>
        <w:t>Figure 4a The confusion matrix of Umami_YYDS.</w:t>
      </w:r>
      <w:r w:rsidR="00993590" w:rsidRPr="00993590">
        <w:rPr>
          <w:rFonts w:ascii="Times New Roman" w:hAnsi="Times New Roman" w:cs="Times New Roman"/>
          <w:sz w:val="20"/>
          <w:szCs w:val="20"/>
        </w:rPr>
        <w:t xml:space="preserve"> Figure 4b ROC; Figure 4c Performance comparison among five models; Figure 4d Model generalization performance comparison</w:t>
      </w:r>
    </w:p>
    <w:p w14:paraId="5D9950F6" w14:textId="49AD7810" w:rsidR="00903CF5" w:rsidRPr="004B742B" w:rsidRDefault="00903CF5" w:rsidP="004B742B">
      <w:pPr>
        <w:spacing w:line="480" w:lineRule="auto"/>
        <w:jc w:val="left"/>
        <w:rPr>
          <w:rFonts w:ascii="Times New Roman" w:hAnsi="Times New Roman" w:cs="Times New Roman"/>
          <w:b/>
          <w:bCs/>
          <w:sz w:val="24"/>
          <w:szCs w:val="24"/>
        </w:rPr>
      </w:pPr>
    </w:p>
    <w:p w14:paraId="1EE3D3C2" w14:textId="77777777" w:rsidR="00903CF5" w:rsidRPr="004B742B" w:rsidRDefault="00903CF5" w:rsidP="004B742B">
      <w:pPr>
        <w:spacing w:line="480" w:lineRule="auto"/>
        <w:jc w:val="left"/>
        <w:rPr>
          <w:rFonts w:ascii="Times New Roman" w:hAnsi="Times New Roman" w:cs="Times New Roman"/>
          <w:b/>
          <w:bCs/>
          <w:sz w:val="24"/>
          <w:szCs w:val="24"/>
        </w:rPr>
      </w:pPr>
    </w:p>
    <w:p w14:paraId="7BC728F1" w14:textId="3C4C344D" w:rsidR="00EB777C" w:rsidRDefault="00717801" w:rsidP="007169EB">
      <w:pPr>
        <w:pStyle w:val="2"/>
        <w:spacing w:line="480" w:lineRule="auto"/>
        <w:rPr>
          <w:ins w:id="498" w:author="崔 智勇" w:date="2021-12-17T21:44:00Z"/>
          <w:rFonts w:ascii="Times New Roman" w:hAnsi="Times New Roman" w:cs="Times New Roman"/>
          <w:sz w:val="24"/>
          <w:szCs w:val="24"/>
        </w:rPr>
      </w:pPr>
      <w:r w:rsidRPr="004B742B">
        <w:rPr>
          <w:rFonts w:ascii="Times New Roman" w:hAnsi="Times New Roman" w:cs="Times New Roman"/>
          <w:sz w:val="24"/>
          <w:szCs w:val="24"/>
        </w:rPr>
        <w:lastRenderedPageBreak/>
        <w:t>3.</w:t>
      </w:r>
      <w:r w:rsidR="00FB5BBF" w:rsidRPr="004B742B">
        <w:rPr>
          <w:rFonts w:ascii="Times New Roman" w:hAnsi="Times New Roman" w:cs="Times New Roman"/>
          <w:sz w:val="24"/>
          <w:szCs w:val="24"/>
        </w:rPr>
        <w:t>3</w:t>
      </w:r>
      <w:r w:rsidRPr="004B742B">
        <w:rPr>
          <w:rFonts w:ascii="Times New Roman" w:hAnsi="Times New Roman" w:cs="Times New Roman"/>
          <w:sz w:val="24"/>
          <w:szCs w:val="24"/>
        </w:rPr>
        <w:t xml:space="preserve"> </w:t>
      </w:r>
      <w:r w:rsidR="007169EB" w:rsidRPr="007169EB">
        <w:rPr>
          <w:rFonts w:ascii="Times New Roman" w:hAnsi="Times New Roman" w:cs="Times New Roman"/>
          <w:sz w:val="24"/>
          <w:szCs w:val="24"/>
        </w:rPr>
        <w:t>Identify new umami peptides</w:t>
      </w:r>
    </w:p>
    <w:p w14:paraId="5975A6F5" w14:textId="4E95539D" w:rsidR="00AB5505" w:rsidRPr="00A77DF2" w:rsidRDefault="00DD763F" w:rsidP="00EB777C">
      <w:pPr>
        <w:rPr>
          <w:rFonts w:ascii="Times New Roman" w:hAnsi="Times New Roman" w:cs="Times New Roman"/>
          <w:sz w:val="24"/>
          <w:szCs w:val="24"/>
        </w:rPr>
      </w:pPr>
      <w:r>
        <w:rPr>
          <w:rFonts w:ascii="Times New Roman" w:hAnsi="Times New Roman" w:cs="Times New Roman"/>
          <w:sz w:val="24"/>
          <w:szCs w:val="24"/>
        </w:rPr>
        <w:tab/>
      </w:r>
      <w:r w:rsidR="00896861" w:rsidRPr="00A77DF2">
        <w:rPr>
          <w:rFonts w:ascii="Times New Roman" w:hAnsi="Times New Roman" w:cs="Times New Roman"/>
          <w:sz w:val="24"/>
          <w:szCs w:val="24"/>
        </w:rPr>
        <w:t>感官实验可以明确肽的真实滋味，</w:t>
      </w:r>
      <w:r w:rsidR="00896861" w:rsidRPr="00A77DF2">
        <w:rPr>
          <w:rFonts w:ascii="Times New Roman" w:hAnsi="Times New Roman" w:cs="Times New Roman"/>
          <w:sz w:val="24"/>
          <w:szCs w:val="24"/>
        </w:rPr>
        <w:t xml:space="preserve">Umami_YYDS </w:t>
      </w:r>
      <w:r w:rsidR="00896861" w:rsidRPr="00A77DF2">
        <w:rPr>
          <w:rFonts w:ascii="Times New Roman" w:hAnsi="Times New Roman" w:cs="Times New Roman"/>
          <w:sz w:val="24"/>
          <w:szCs w:val="24"/>
        </w:rPr>
        <w:t>从</w:t>
      </w:r>
      <w:r w:rsidRPr="00A77DF2">
        <w:rPr>
          <w:rFonts w:ascii="Times New Roman" w:hAnsi="Times New Roman" w:cs="Times New Roman"/>
          <w:sz w:val="24"/>
          <w:szCs w:val="24"/>
        </w:rPr>
        <w:t>未报道的</w:t>
      </w:r>
      <w:r w:rsidRPr="00A77DF2">
        <w:rPr>
          <w:rFonts w:ascii="Times New Roman" w:hAnsi="Times New Roman" w:cs="Times New Roman"/>
          <w:sz w:val="24"/>
          <w:szCs w:val="24"/>
        </w:rPr>
        <w:t>2-3</w:t>
      </w:r>
      <w:r w:rsidRPr="00A77DF2">
        <w:rPr>
          <w:rFonts w:ascii="Times New Roman" w:hAnsi="Times New Roman" w:cs="Times New Roman"/>
          <w:sz w:val="24"/>
          <w:szCs w:val="24"/>
        </w:rPr>
        <w:t>肽潜在化学组合中</w:t>
      </w:r>
      <w:r w:rsidR="00896861" w:rsidRPr="00A77DF2">
        <w:rPr>
          <w:rFonts w:ascii="Times New Roman" w:hAnsi="Times New Roman" w:cs="Times New Roman"/>
          <w:sz w:val="24"/>
          <w:szCs w:val="24"/>
        </w:rPr>
        <w:t>随机检索筛选了</w:t>
      </w:r>
      <w:r w:rsidR="00EB777C" w:rsidRPr="00A77DF2">
        <w:rPr>
          <w:rFonts w:ascii="Times New Roman" w:hAnsi="Times New Roman" w:cs="Times New Roman"/>
          <w:szCs w:val="21"/>
        </w:rPr>
        <w:t>NQS</w:t>
      </w:r>
      <w:r w:rsidR="00EB777C" w:rsidRPr="00A77DF2">
        <w:rPr>
          <w:rFonts w:ascii="Times New Roman" w:hAnsi="Times New Roman" w:cs="Times New Roman"/>
          <w:szCs w:val="21"/>
        </w:rPr>
        <w:t>、</w:t>
      </w:r>
      <w:r w:rsidR="00EB777C" w:rsidRPr="00A77DF2">
        <w:rPr>
          <w:rFonts w:ascii="Times New Roman" w:hAnsi="Times New Roman" w:cs="Times New Roman"/>
          <w:szCs w:val="21"/>
        </w:rPr>
        <w:t>ATQ</w:t>
      </w:r>
      <w:r w:rsidR="00EB777C" w:rsidRPr="00A77DF2">
        <w:rPr>
          <w:rFonts w:ascii="Times New Roman" w:hAnsi="Times New Roman" w:cs="Times New Roman"/>
          <w:szCs w:val="21"/>
        </w:rPr>
        <w:t>等</w:t>
      </w:r>
      <w:r w:rsidR="00896861" w:rsidRPr="00A77DF2">
        <w:rPr>
          <w:rFonts w:ascii="Times New Roman" w:hAnsi="Times New Roman" w:cs="Times New Roman"/>
          <w:sz w:val="24"/>
          <w:szCs w:val="24"/>
        </w:rPr>
        <w:t>6</w:t>
      </w:r>
      <w:r w:rsidR="00896861" w:rsidRPr="00A77DF2">
        <w:rPr>
          <w:rFonts w:ascii="Times New Roman" w:hAnsi="Times New Roman" w:cs="Times New Roman"/>
          <w:sz w:val="24"/>
          <w:szCs w:val="24"/>
        </w:rPr>
        <w:t>条食品来源的肽进行化学合成</w:t>
      </w:r>
      <w:r w:rsidRPr="00A77DF2">
        <w:rPr>
          <w:rFonts w:ascii="Times New Roman" w:hAnsi="Times New Roman" w:cs="Times New Roman"/>
          <w:sz w:val="24"/>
          <w:szCs w:val="24"/>
        </w:rPr>
        <w:t>，</w:t>
      </w:r>
      <w:r w:rsidR="00896861" w:rsidRPr="00A77DF2">
        <w:rPr>
          <w:rFonts w:ascii="Times New Roman" w:hAnsi="Times New Roman" w:cs="Times New Roman"/>
          <w:sz w:val="24"/>
          <w:szCs w:val="24"/>
        </w:rPr>
        <w:t>并感官评价以评价模型的性能（来源见表</w:t>
      </w:r>
      <w:r w:rsidR="00896861" w:rsidRPr="00A77DF2">
        <w:rPr>
          <w:rFonts w:ascii="Times New Roman" w:hAnsi="Times New Roman" w:cs="Times New Roman"/>
          <w:sz w:val="24"/>
          <w:szCs w:val="24"/>
        </w:rPr>
        <w:t>S</w:t>
      </w:r>
      <w:r w:rsidR="007169EB">
        <w:rPr>
          <w:rFonts w:ascii="Times New Roman" w:hAnsi="Times New Roman" w:cs="Times New Roman"/>
          <w:sz w:val="24"/>
          <w:szCs w:val="24"/>
        </w:rPr>
        <w:t>3</w:t>
      </w:r>
      <w:r w:rsidR="00896861" w:rsidRPr="00A77DF2">
        <w:rPr>
          <w:rFonts w:ascii="Times New Roman" w:hAnsi="Times New Roman" w:cs="Times New Roman"/>
          <w:sz w:val="24"/>
          <w:szCs w:val="24"/>
        </w:rPr>
        <w:t>）。</w:t>
      </w:r>
      <w:r w:rsidR="00643F6D" w:rsidRPr="00A77DF2">
        <w:rPr>
          <w:rFonts w:ascii="Times New Roman" w:hAnsi="Times New Roman" w:cs="Times New Roman"/>
          <w:sz w:val="24"/>
          <w:szCs w:val="24"/>
        </w:rPr>
        <w:t>NQS</w:t>
      </w:r>
      <w:r w:rsidR="00643F6D" w:rsidRPr="00A77DF2">
        <w:rPr>
          <w:rFonts w:ascii="Times New Roman" w:hAnsi="Times New Roman" w:cs="Times New Roman"/>
          <w:sz w:val="24"/>
          <w:szCs w:val="24"/>
        </w:rPr>
        <w:t>等肽的滋味属性与验证结果见</w:t>
      </w:r>
      <w:r w:rsidR="007169EB">
        <w:rPr>
          <w:rFonts w:ascii="Times New Roman" w:hAnsi="Times New Roman" w:cs="Times New Roman" w:hint="eastAsia"/>
          <w:sz w:val="24"/>
          <w:szCs w:val="24"/>
        </w:rPr>
        <w:t>附</w:t>
      </w:r>
      <w:r w:rsidR="00643F6D" w:rsidRPr="00A77DF2">
        <w:rPr>
          <w:rFonts w:ascii="Times New Roman" w:hAnsi="Times New Roman" w:cs="Times New Roman"/>
          <w:sz w:val="24"/>
          <w:szCs w:val="24"/>
        </w:rPr>
        <w:t>表</w:t>
      </w:r>
      <w:r w:rsidR="007169EB">
        <w:rPr>
          <w:rFonts w:ascii="Times New Roman" w:hAnsi="Times New Roman" w:cs="Times New Roman" w:hint="eastAsia"/>
          <w:sz w:val="24"/>
          <w:szCs w:val="24"/>
        </w:rPr>
        <w:t>S</w:t>
      </w:r>
      <w:r w:rsidR="007169EB">
        <w:rPr>
          <w:rFonts w:ascii="Times New Roman" w:hAnsi="Times New Roman" w:cs="Times New Roman"/>
          <w:sz w:val="24"/>
          <w:szCs w:val="24"/>
        </w:rPr>
        <w:t>4</w:t>
      </w:r>
      <w:r w:rsidR="008C2ACC" w:rsidRPr="00A77DF2">
        <w:rPr>
          <w:rFonts w:ascii="Times New Roman" w:hAnsi="Times New Roman" w:cs="Times New Roman"/>
          <w:sz w:val="24"/>
          <w:szCs w:val="24"/>
        </w:rPr>
        <w:t>和图</w:t>
      </w:r>
      <w:r w:rsidR="008C2ACC" w:rsidRPr="00A77DF2">
        <w:rPr>
          <w:rFonts w:ascii="Times New Roman" w:hAnsi="Times New Roman" w:cs="Times New Roman"/>
          <w:sz w:val="24"/>
          <w:szCs w:val="24"/>
        </w:rPr>
        <w:t>5 a</w:t>
      </w:r>
      <w:r w:rsidR="00643F6D" w:rsidRPr="00A77DF2">
        <w:rPr>
          <w:rFonts w:ascii="Times New Roman" w:hAnsi="Times New Roman" w:cs="Times New Roman"/>
          <w:sz w:val="24"/>
          <w:szCs w:val="24"/>
        </w:rPr>
        <w:t>.</w:t>
      </w:r>
      <w:r w:rsidR="00A77DF2" w:rsidRPr="00A77DF2">
        <w:rPr>
          <w:rFonts w:ascii="Times New Roman" w:hAnsi="Times New Roman" w:cs="Times New Roman"/>
          <w:sz w:val="24"/>
          <w:szCs w:val="24"/>
        </w:rPr>
        <w:t>，</w:t>
      </w:r>
      <w:r w:rsidR="00AB5505" w:rsidRPr="00A77DF2">
        <w:rPr>
          <w:rFonts w:ascii="Times New Roman" w:hAnsi="Times New Roman" w:cs="Times New Roman"/>
          <w:sz w:val="24"/>
          <w:szCs w:val="24"/>
        </w:rPr>
        <w:t>ATQ</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ECH</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RVF</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NQS</w:t>
      </w:r>
      <w:r w:rsidR="00AB5505" w:rsidRPr="00A77DF2">
        <w:rPr>
          <w:rFonts w:ascii="Times New Roman" w:hAnsi="Times New Roman" w:cs="Times New Roman"/>
          <w:sz w:val="24"/>
          <w:szCs w:val="24"/>
        </w:rPr>
        <w:t>实际滋味感知与预测结果高度一致，其中</w:t>
      </w:r>
      <w:r w:rsidR="00AB5505" w:rsidRPr="00A77DF2">
        <w:rPr>
          <w:rFonts w:ascii="Times New Roman" w:hAnsi="Times New Roman" w:cs="Times New Roman"/>
          <w:sz w:val="24"/>
          <w:szCs w:val="24"/>
        </w:rPr>
        <w:t>ATQ</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ECH</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NQS</w:t>
      </w:r>
      <w:r w:rsidR="00AB5505" w:rsidRPr="00A77DF2">
        <w:rPr>
          <w:rFonts w:ascii="Times New Roman" w:hAnsi="Times New Roman" w:cs="Times New Roman"/>
          <w:sz w:val="24"/>
          <w:szCs w:val="24"/>
        </w:rPr>
        <w:t>表现出较强的鲜味，识别阈值分别是</w:t>
      </w:r>
      <w:r w:rsidRPr="00A77DF2">
        <w:rPr>
          <w:rFonts w:ascii="Times New Roman" w:hAnsi="Times New Roman" w:cs="Times New Roman"/>
          <w:sz w:val="24"/>
          <w:szCs w:val="24"/>
        </w:rPr>
        <w:t>0.164 mg/ml, 0.184 mg/ml, 0.148 mg/ml</w:t>
      </w:r>
      <w:r w:rsidR="00AB5505" w:rsidRPr="00A77DF2">
        <w:rPr>
          <w:rFonts w:ascii="Times New Roman" w:hAnsi="Times New Roman" w:cs="Times New Roman"/>
          <w:sz w:val="24"/>
          <w:szCs w:val="24"/>
        </w:rPr>
        <w:t>；</w:t>
      </w:r>
      <w:r w:rsidR="00AB5505" w:rsidRPr="00A77DF2">
        <w:rPr>
          <w:rFonts w:ascii="Times New Roman" w:hAnsi="Times New Roman" w:cs="Times New Roman"/>
          <w:sz w:val="24"/>
          <w:szCs w:val="24"/>
        </w:rPr>
        <w:t>RVF</w:t>
      </w:r>
      <w:r w:rsidR="00AB5505" w:rsidRPr="00A77DF2">
        <w:rPr>
          <w:rFonts w:ascii="Times New Roman" w:hAnsi="Times New Roman" w:cs="Times New Roman"/>
          <w:sz w:val="24"/>
          <w:szCs w:val="24"/>
        </w:rPr>
        <w:t>表现出强烈的苦味，识别阈值是</w:t>
      </w:r>
      <w:r w:rsidRPr="00A77DF2">
        <w:rPr>
          <w:rFonts w:ascii="Times New Roman" w:hAnsi="Times New Roman" w:cs="Times New Roman"/>
          <w:sz w:val="24"/>
          <w:szCs w:val="24"/>
        </w:rPr>
        <w:t>0.150 mg/ml</w:t>
      </w:r>
      <w:r w:rsidR="00AB5505" w:rsidRPr="00A77DF2">
        <w:rPr>
          <w:rFonts w:ascii="Times New Roman" w:hAnsi="Times New Roman" w:cs="Times New Roman"/>
          <w:sz w:val="24"/>
          <w:szCs w:val="24"/>
        </w:rPr>
        <w:t>。</w:t>
      </w:r>
      <w:r w:rsidR="00A77DF2" w:rsidRPr="00A77DF2">
        <w:rPr>
          <w:rFonts w:ascii="Times New Roman" w:hAnsi="Times New Roman" w:cs="Times New Roman"/>
          <w:sz w:val="24"/>
          <w:szCs w:val="24"/>
        </w:rPr>
        <w:t>此外，</w:t>
      </w:r>
      <w:r w:rsidR="00A77DF2" w:rsidRPr="00A77DF2">
        <w:rPr>
          <w:rFonts w:ascii="Times New Roman" w:hAnsi="Times New Roman" w:cs="Times New Roman"/>
          <w:sz w:val="24"/>
          <w:szCs w:val="24"/>
        </w:rPr>
        <w:t>ATQ</w:t>
      </w:r>
      <w:r w:rsidR="00A77DF2" w:rsidRPr="00A77DF2">
        <w:rPr>
          <w:rFonts w:ascii="Times New Roman" w:hAnsi="Times New Roman" w:cs="Times New Roman"/>
          <w:sz w:val="24"/>
          <w:szCs w:val="24"/>
        </w:rPr>
        <w:t>、</w:t>
      </w:r>
      <w:r w:rsidR="00A77DF2" w:rsidRPr="00A77DF2">
        <w:rPr>
          <w:rFonts w:ascii="Times New Roman" w:hAnsi="Times New Roman" w:cs="Times New Roman"/>
          <w:sz w:val="24"/>
          <w:szCs w:val="24"/>
        </w:rPr>
        <w:t>ECH</w:t>
      </w:r>
      <w:r w:rsidR="00A77DF2" w:rsidRPr="00A77DF2">
        <w:rPr>
          <w:rFonts w:ascii="Times New Roman" w:hAnsi="Times New Roman" w:cs="Times New Roman"/>
          <w:sz w:val="24"/>
          <w:szCs w:val="24"/>
        </w:rPr>
        <w:t>、</w:t>
      </w:r>
      <w:r w:rsidR="00A77DF2" w:rsidRPr="00A77DF2">
        <w:rPr>
          <w:rFonts w:ascii="Times New Roman" w:hAnsi="Times New Roman" w:cs="Times New Roman"/>
          <w:sz w:val="24"/>
          <w:szCs w:val="24"/>
        </w:rPr>
        <w:t>NQS</w:t>
      </w:r>
      <w:r w:rsidR="00A77DF2" w:rsidRPr="00A77DF2">
        <w:rPr>
          <w:rFonts w:ascii="Times New Roman" w:hAnsi="Times New Roman" w:cs="Times New Roman"/>
          <w:sz w:val="24"/>
          <w:szCs w:val="24"/>
        </w:rPr>
        <w:t>还感受到了甜味，</w:t>
      </w:r>
      <w:r w:rsidR="007169EB" w:rsidRPr="00A77DF2">
        <w:rPr>
          <w:rFonts w:ascii="Times New Roman" w:hAnsi="Times New Roman" w:cs="Times New Roman"/>
          <w:sz w:val="24"/>
          <w:szCs w:val="24"/>
        </w:rPr>
        <w:t>识别</w:t>
      </w:r>
      <w:r w:rsidR="00A77DF2" w:rsidRPr="00A77DF2">
        <w:rPr>
          <w:rFonts w:ascii="Times New Roman" w:hAnsi="Times New Roman" w:cs="Times New Roman"/>
          <w:sz w:val="24"/>
          <w:szCs w:val="24"/>
        </w:rPr>
        <w:t>阈值分别为</w:t>
      </w:r>
      <w:r w:rsidR="00A77DF2" w:rsidRPr="00A77DF2">
        <w:rPr>
          <w:rFonts w:ascii="Times New Roman" w:hAnsi="Times New Roman" w:cs="Times New Roman"/>
          <w:sz w:val="24"/>
          <w:szCs w:val="24"/>
        </w:rPr>
        <w:t>0.134 mg/ml</w:t>
      </w:r>
      <w:r w:rsidR="00A77DF2" w:rsidRPr="00A77DF2">
        <w:rPr>
          <w:rFonts w:ascii="Times New Roman" w:hAnsi="Times New Roman" w:cs="Times New Roman"/>
          <w:sz w:val="24"/>
          <w:szCs w:val="24"/>
        </w:rPr>
        <w:t>，</w:t>
      </w:r>
      <w:r w:rsidR="00A77DF2" w:rsidRPr="00A77DF2">
        <w:rPr>
          <w:rFonts w:ascii="Times New Roman" w:hAnsi="Times New Roman" w:cs="Times New Roman"/>
          <w:sz w:val="24"/>
          <w:szCs w:val="24"/>
        </w:rPr>
        <w:t>0.181 mg/ml</w:t>
      </w:r>
      <w:r w:rsidR="00A77DF2" w:rsidRPr="00A77DF2">
        <w:rPr>
          <w:rFonts w:ascii="Times New Roman" w:hAnsi="Times New Roman" w:cs="Times New Roman"/>
          <w:sz w:val="24"/>
          <w:szCs w:val="24"/>
        </w:rPr>
        <w:t>，</w:t>
      </w:r>
      <w:r w:rsidR="00A77DF2" w:rsidRPr="00A77DF2">
        <w:rPr>
          <w:rFonts w:ascii="Times New Roman" w:hAnsi="Times New Roman" w:cs="Times New Roman"/>
          <w:sz w:val="24"/>
          <w:szCs w:val="24"/>
        </w:rPr>
        <w:t>0.137 mg/ml</w:t>
      </w:r>
      <w:r w:rsidR="00A77DF2">
        <w:rPr>
          <w:rFonts w:ascii="Times New Roman" w:hAnsi="Times New Roman" w:cs="Times New Roman" w:hint="eastAsia"/>
          <w:sz w:val="24"/>
          <w:szCs w:val="24"/>
        </w:rPr>
        <w:t>，甜味作为与鲜味同时存在的滋味，会增强人们对于鲜味的感知</w:t>
      </w:r>
      <w:r w:rsidR="00A77DF2" w:rsidRPr="004B742B">
        <w:rPr>
          <w:rFonts w:ascii="Times New Roman" w:hAnsi="Times New Roman" w:cs="Times New Roman"/>
          <w:sz w:val="24"/>
          <w:szCs w:val="24"/>
        </w:rPr>
        <w:fldChar w:fldCharType="begin"/>
      </w:r>
      <w:r w:rsidR="00A77DF2" w:rsidRPr="004B742B">
        <w:rPr>
          <w:rFonts w:ascii="Times New Roman" w:hAnsi="Times New Roman" w:cs="Times New Roman"/>
          <w:sz w:val="24"/>
          <w:szCs w:val="24"/>
        </w:rPr>
        <w:instrText xml:space="preserve"> ADDIN EN.CITE &lt;EndNote&gt;&lt;Cite&gt;&lt;Author&gt;Kong&lt;/Author&gt;&lt;Year&gt;2019&lt;/Year&gt;&lt;RecNum&gt;52&lt;/RecNum&gt;&lt;DisplayText&gt;&lt;style face="superscript"&gt;[51]&lt;/style&gt;&lt;/DisplayText&gt;&lt;record&gt;&lt;rec-number&gt;52&lt;/rec-number&gt;&lt;foreign-keys&gt;&lt;key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rsidR="00A77DF2" w:rsidRPr="004B742B">
        <w:rPr>
          <w:rFonts w:ascii="Times New Roman" w:hAnsi="Times New Roman" w:cs="Times New Roman"/>
          <w:sz w:val="24"/>
          <w:szCs w:val="24"/>
        </w:rPr>
        <w:fldChar w:fldCharType="separate"/>
      </w:r>
      <w:r w:rsidR="00A77DF2" w:rsidRPr="004B742B">
        <w:rPr>
          <w:rFonts w:ascii="Times New Roman" w:hAnsi="Times New Roman" w:cs="Times New Roman"/>
          <w:noProof/>
          <w:sz w:val="24"/>
          <w:szCs w:val="24"/>
          <w:vertAlign w:val="superscript"/>
        </w:rPr>
        <w:t>[51]</w:t>
      </w:r>
      <w:r w:rsidR="00A77DF2" w:rsidRPr="004B742B">
        <w:rPr>
          <w:rFonts w:ascii="Times New Roman" w:hAnsi="Times New Roman" w:cs="Times New Roman"/>
          <w:sz w:val="24"/>
          <w:szCs w:val="24"/>
        </w:rPr>
        <w:fldChar w:fldCharType="end"/>
      </w:r>
      <w:r w:rsidR="00A77DF2">
        <w:rPr>
          <w:rFonts w:ascii="Times New Roman" w:hAnsi="Times New Roman" w:cs="Times New Roman" w:hint="eastAsia"/>
          <w:sz w:val="24"/>
          <w:szCs w:val="24"/>
        </w:rPr>
        <w:t>,</w:t>
      </w:r>
      <w:r w:rsidR="00A77DF2">
        <w:rPr>
          <w:rFonts w:ascii="Times New Roman" w:hAnsi="Times New Roman" w:cs="Times New Roman"/>
          <w:sz w:val="24"/>
          <w:szCs w:val="24"/>
        </w:rPr>
        <w:t xml:space="preserve"> </w:t>
      </w:r>
      <w:r w:rsidR="00A77DF2">
        <w:rPr>
          <w:rFonts w:ascii="Times New Roman" w:hAnsi="Times New Roman" w:cs="Times New Roman" w:hint="eastAsia"/>
          <w:sz w:val="24"/>
          <w:szCs w:val="24"/>
        </w:rPr>
        <w:t>但是暂不清楚这种滋味甜味是不是和化学合成时的工艺有关</w:t>
      </w:r>
      <w:r w:rsidR="00A77DF2"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&lt;EndNote&gt;&lt;Cite&gt;&lt;Author&gt;Behrens&lt;/Author&gt;&lt;Year&gt;2011&lt;/Year&gt;&lt;RecNum&gt;50&lt;/RecNum&gt;&lt;DisplayText&gt;&lt;style face="superscript"&gt;[65]&lt;/style&gt;&lt;/DisplayText&gt;&lt;record&gt;&lt;rec-number&gt;50&lt;/rec-number&gt;&lt;foreign-keys&gt;&lt;key app="EN" db-id="d92fa20fp0w0fpedxt1xtfxdz529zfra0std" timestamp="1636037115"&gt;50&lt;/key&gt;&lt;/foreign-keys&gt;&lt;ref-type name="Journal Article"&gt;17&lt;/ref-type&gt;&lt;contributors&gt;&lt;authors&gt;&lt;author&gt;Behrens, Maik&lt;/author&gt;&lt;author&gt;Meyerhof, Wolfgang&lt;/author&gt;&lt;author&gt;Hellfritsch, Caroline&lt;/author&gt;&lt;author&gt;Hofmann, Thomas&lt;/author&gt;&lt;/authors&gt;&lt;/contributors&gt;&lt;titles&gt;&lt;title&gt;Sweet and Umami Taste: Natural Products, Their Chemosensory Targets, and Beyond&lt;/title&gt;&lt;secondary-title&gt;Angewandte Chemie-International Edition&lt;/secondary-title&gt;&lt;/titles&gt;&lt;periodical&gt;&lt;full-title&gt;Angewandte Chemie-International Edition&lt;/full-title&gt;&lt;/periodical&gt;&lt;pages&gt;2220-2242&lt;/pages&gt;&lt;volume&gt;50&lt;/volume&gt;&lt;number&gt;10&lt;/number&gt;&lt;dates&gt;&lt;year&gt;2011&lt;/year&gt;&lt;pub-dates&gt;&lt;date&gt;2011&lt;/date&gt;&lt;/pub-dates&gt;&lt;/dates&gt;&lt;isbn&gt;1433-7851&lt;/isbn&gt;&lt;accession-num&gt;WOS:000288036300003&lt;/accession-num&gt;&lt;urls&gt;&lt;related-urls&gt;&lt;url&gt;&amp;lt;Go to ISI&amp;gt;://WOS:000288036300003&lt;/url&gt;&lt;/related-urls&gt;&lt;/urls&gt;&lt;electronic-resource-num&gt;10.1002/anie.201002094&lt;/electronic-resource-num&gt;&lt;/record&gt;&lt;/Cite&gt;&lt;/EndNote&gt;</w:instrText>
      </w:r>
      <w:r w:rsidR="00A77DF2"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[65]</w:t>
      </w:r>
      <w:r w:rsidR="00A77DF2" w:rsidRPr="004B742B">
        <w:rPr>
          <w:rFonts w:ascii="Times New Roman" w:hAnsi="Times New Roman" w:cs="Times New Roman"/>
          <w:sz w:val="24"/>
          <w:szCs w:val="24"/>
        </w:rPr>
        <w:fldChar w:fldCharType="end"/>
      </w:r>
      <w:r w:rsidR="00A77DF2">
        <w:rPr>
          <w:rFonts w:ascii="Times New Roman" w:hAnsi="Times New Roman" w:cs="Times New Roman" w:hint="eastAsia"/>
          <w:sz w:val="24"/>
          <w:szCs w:val="24"/>
        </w:rPr>
        <w:t>。</w:t>
      </w:r>
      <w:r w:rsidR="00897FB0" w:rsidRPr="00A77DF2">
        <w:rPr>
          <w:rFonts w:ascii="Times New Roman" w:hAnsi="Times New Roman" w:cs="Times New Roman"/>
          <w:sz w:val="24"/>
          <w:szCs w:val="24"/>
        </w:rPr>
        <w:t>而</w:t>
      </w:r>
      <w:r w:rsidR="00897FB0" w:rsidRPr="00A77DF2">
        <w:rPr>
          <w:rFonts w:ascii="Times New Roman" w:hAnsi="Times New Roman" w:cs="Times New Roman"/>
          <w:sz w:val="24"/>
          <w:szCs w:val="24"/>
        </w:rPr>
        <w:t>RGG</w:t>
      </w:r>
      <w:r w:rsidR="00897FB0" w:rsidRPr="00A77DF2">
        <w:rPr>
          <w:rFonts w:ascii="Times New Roman" w:hAnsi="Times New Roman" w:cs="Times New Roman"/>
          <w:sz w:val="24"/>
          <w:szCs w:val="24"/>
        </w:rPr>
        <w:t>和</w:t>
      </w:r>
      <w:r w:rsidR="00897FB0" w:rsidRPr="00A77DF2">
        <w:rPr>
          <w:rFonts w:ascii="Times New Roman" w:hAnsi="Times New Roman" w:cs="Times New Roman"/>
          <w:sz w:val="24"/>
          <w:szCs w:val="24"/>
        </w:rPr>
        <w:t>LPG</w:t>
      </w:r>
      <w:r w:rsidR="00897FB0" w:rsidRPr="00A77DF2">
        <w:rPr>
          <w:rFonts w:ascii="Times New Roman" w:hAnsi="Times New Roman" w:cs="Times New Roman"/>
          <w:sz w:val="24"/>
          <w:szCs w:val="24"/>
        </w:rPr>
        <w:t>预测为苦味，实际中也呈现出一定的苦味，但是鲜味感知才是主导滋味</w:t>
      </w:r>
      <w:r w:rsidR="00857016" w:rsidRPr="00A77DF2">
        <w:rPr>
          <w:rFonts w:ascii="Times New Roman" w:hAnsi="Times New Roman" w:cs="Times New Roman"/>
          <w:sz w:val="24"/>
          <w:szCs w:val="24"/>
        </w:rPr>
        <w:t>。</w:t>
      </w:r>
      <w:r w:rsidR="00897FB0" w:rsidRPr="00A77DF2">
        <w:rPr>
          <w:rFonts w:ascii="Times New Roman" w:hAnsi="Times New Roman" w:cs="Times New Roman"/>
          <w:sz w:val="24"/>
          <w:szCs w:val="24"/>
        </w:rPr>
        <w:t>分析</w:t>
      </w:r>
      <w:r w:rsidR="00897FB0" w:rsidRPr="00A77DF2">
        <w:rPr>
          <w:rFonts w:ascii="Times New Roman" w:hAnsi="Times New Roman" w:cs="Times New Roman"/>
          <w:sz w:val="24"/>
          <w:szCs w:val="24"/>
        </w:rPr>
        <w:t>RGG</w:t>
      </w:r>
      <w:r w:rsidR="00897FB0" w:rsidRPr="00A77DF2">
        <w:rPr>
          <w:rFonts w:ascii="Times New Roman" w:hAnsi="Times New Roman" w:cs="Times New Roman"/>
          <w:sz w:val="24"/>
          <w:szCs w:val="24"/>
        </w:rPr>
        <w:t>和</w:t>
      </w:r>
      <w:r w:rsidR="00897FB0" w:rsidRPr="00A77DF2">
        <w:rPr>
          <w:rFonts w:ascii="Times New Roman" w:hAnsi="Times New Roman" w:cs="Times New Roman"/>
          <w:sz w:val="24"/>
          <w:szCs w:val="24"/>
        </w:rPr>
        <w:t>LPG</w:t>
      </w:r>
      <w:r w:rsidR="00897FB0" w:rsidRPr="00A77DF2">
        <w:rPr>
          <w:rFonts w:ascii="Times New Roman" w:hAnsi="Times New Roman" w:cs="Times New Roman"/>
          <w:sz w:val="24"/>
          <w:szCs w:val="24"/>
        </w:rPr>
        <w:t>的特征属性值</w:t>
      </w:r>
      <w:r w:rsidR="0003631F">
        <w:rPr>
          <w:rFonts w:ascii="Times New Roman" w:hAnsi="Times New Roman" w:cs="Times New Roman" w:hint="eastAsia"/>
          <w:sz w:val="24"/>
          <w:szCs w:val="24"/>
        </w:rPr>
        <w:t>（图</w:t>
      </w:r>
      <w:r w:rsidR="0003631F">
        <w:rPr>
          <w:rFonts w:ascii="Times New Roman" w:hAnsi="Times New Roman" w:cs="Times New Roman" w:hint="eastAsia"/>
          <w:sz w:val="24"/>
          <w:szCs w:val="24"/>
        </w:rPr>
        <w:t>5b</w:t>
      </w:r>
      <w:r w:rsidR="0003631F">
        <w:rPr>
          <w:rFonts w:ascii="Times New Roman" w:hAnsi="Times New Roman" w:cs="Times New Roman" w:hint="eastAsia"/>
          <w:sz w:val="24"/>
          <w:szCs w:val="24"/>
        </w:rPr>
        <w:t>）</w:t>
      </w:r>
      <w:r w:rsidR="00897FB0" w:rsidRPr="00A77DF2">
        <w:rPr>
          <w:rFonts w:ascii="Times New Roman" w:hAnsi="Times New Roman" w:cs="Times New Roman"/>
          <w:sz w:val="24"/>
          <w:szCs w:val="24"/>
        </w:rPr>
        <w:t>，发现除</w:t>
      </w:r>
      <w:r w:rsidR="00857016" w:rsidRPr="00A77DF2">
        <w:rPr>
          <w:rFonts w:ascii="Times New Roman" w:hAnsi="Times New Roman" w:cs="Times New Roman"/>
          <w:sz w:val="24"/>
          <w:szCs w:val="24"/>
        </w:rPr>
        <w:t xml:space="preserve">SV1 </w:t>
      </w:r>
      <w:r w:rsidR="00857016" w:rsidRPr="00A77DF2">
        <w:rPr>
          <w:rFonts w:ascii="Times New Roman" w:hAnsi="Times New Roman" w:cs="Times New Roman"/>
          <w:sz w:val="24"/>
          <w:szCs w:val="24"/>
        </w:rPr>
        <w:t>和</w:t>
      </w:r>
      <w:r w:rsidR="00857016" w:rsidRPr="00A77DF2">
        <w:rPr>
          <w:rFonts w:ascii="Times New Roman" w:hAnsi="Times New Roman" w:cs="Times New Roman"/>
          <w:sz w:val="24"/>
          <w:szCs w:val="24"/>
        </w:rPr>
        <w:t>VS7</w:t>
      </w:r>
      <w:r w:rsidR="00897FB0" w:rsidRPr="00A77DF2">
        <w:rPr>
          <w:rFonts w:ascii="Times New Roman" w:hAnsi="Times New Roman" w:cs="Times New Roman"/>
          <w:sz w:val="24"/>
          <w:szCs w:val="24"/>
        </w:rPr>
        <w:t>以外的属性与</w:t>
      </w:r>
      <w:r w:rsidR="00897FB0" w:rsidRPr="00A77DF2">
        <w:rPr>
          <w:rFonts w:ascii="Times New Roman" w:hAnsi="Times New Roman" w:cs="Times New Roman"/>
          <w:sz w:val="24"/>
          <w:szCs w:val="24"/>
        </w:rPr>
        <w:t>Umami</w:t>
      </w:r>
      <w:r w:rsidR="00897FB0" w:rsidRPr="00A77DF2">
        <w:rPr>
          <w:rFonts w:ascii="Times New Roman" w:hAnsi="Times New Roman" w:cs="Times New Roman"/>
          <w:sz w:val="24"/>
          <w:szCs w:val="24"/>
        </w:rPr>
        <w:t>属性的均值</w:t>
      </w:r>
      <w:r w:rsidR="00A77DF2" w:rsidRPr="00A77DF2">
        <w:rPr>
          <w:rFonts w:ascii="Times New Roman" w:hAnsi="Times New Roman" w:cs="Times New Roman"/>
          <w:sz w:val="24"/>
          <w:szCs w:val="24"/>
        </w:rPr>
        <w:t>差不多</w:t>
      </w:r>
      <w:r w:rsidRPr="00A77DF2">
        <w:rPr>
          <w:rFonts w:ascii="Times New Roman" w:hAnsi="Times New Roman" w:cs="Times New Roman"/>
          <w:sz w:val="24"/>
          <w:szCs w:val="24"/>
        </w:rPr>
        <w:t>，</w:t>
      </w:r>
      <w:r w:rsidR="00A77DF2" w:rsidRPr="00A77DF2">
        <w:rPr>
          <w:rFonts w:ascii="Times New Roman" w:hAnsi="Times New Roman" w:cs="Times New Roman"/>
          <w:sz w:val="24"/>
          <w:szCs w:val="24"/>
        </w:rPr>
        <w:t>而</w:t>
      </w:r>
      <w:r w:rsidR="00A77DF2" w:rsidRPr="00A77DF2">
        <w:rPr>
          <w:rFonts w:ascii="Times New Roman" w:hAnsi="Times New Roman" w:cs="Times New Roman"/>
          <w:sz w:val="24"/>
          <w:szCs w:val="24"/>
        </w:rPr>
        <w:t xml:space="preserve">Umami </w:t>
      </w:r>
      <w:r w:rsidR="00A77DF2" w:rsidRPr="00A77DF2">
        <w:rPr>
          <w:rFonts w:ascii="Times New Roman" w:hAnsi="Times New Roman" w:cs="Times New Roman"/>
          <w:sz w:val="24"/>
          <w:szCs w:val="24"/>
        </w:rPr>
        <w:t>肽的</w:t>
      </w:r>
      <w:r w:rsidR="00A77DF2" w:rsidRPr="00A77DF2">
        <w:rPr>
          <w:rFonts w:ascii="Times New Roman" w:hAnsi="Times New Roman" w:cs="Times New Roman"/>
          <w:sz w:val="24"/>
          <w:szCs w:val="24"/>
        </w:rPr>
        <w:t xml:space="preserve">SV1 </w:t>
      </w:r>
      <w:r w:rsidR="00A77DF2" w:rsidRPr="00A77DF2">
        <w:rPr>
          <w:rFonts w:ascii="Times New Roman" w:hAnsi="Times New Roman" w:cs="Times New Roman"/>
          <w:sz w:val="24"/>
          <w:szCs w:val="24"/>
        </w:rPr>
        <w:t>均值为</w:t>
      </w:r>
      <w:r w:rsidR="00A77DF2" w:rsidRPr="00A77DF2">
        <w:rPr>
          <w:rFonts w:ascii="Times New Roman" w:hAnsi="Times New Roman" w:cs="Times New Roman"/>
          <w:sz w:val="24"/>
          <w:szCs w:val="24"/>
        </w:rPr>
        <w:t>30.647</w:t>
      </w:r>
      <w:r w:rsidR="00A77DF2" w:rsidRPr="00A77DF2">
        <w:rPr>
          <w:rFonts w:ascii="Times New Roman" w:hAnsi="Times New Roman" w:cs="Times New Roman"/>
          <w:sz w:val="24"/>
          <w:szCs w:val="24"/>
        </w:rPr>
        <w:t>，</w:t>
      </w:r>
      <w:r w:rsidR="00A77DF2" w:rsidRPr="00A77DF2">
        <w:rPr>
          <w:rFonts w:ascii="Times New Roman" w:hAnsi="Times New Roman" w:cs="Times New Roman"/>
          <w:sz w:val="24"/>
          <w:szCs w:val="24"/>
        </w:rPr>
        <w:t>LPG</w:t>
      </w:r>
      <w:r w:rsidR="00A77DF2" w:rsidRPr="00A77DF2">
        <w:rPr>
          <w:rFonts w:ascii="Times New Roman" w:hAnsi="Times New Roman" w:cs="Times New Roman"/>
          <w:sz w:val="24"/>
          <w:szCs w:val="24"/>
        </w:rPr>
        <w:t>和</w:t>
      </w:r>
      <w:r w:rsidR="00A77DF2" w:rsidRPr="00A77DF2">
        <w:rPr>
          <w:rFonts w:ascii="Times New Roman" w:hAnsi="Times New Roman" w:cs="Times New Roman"/>
          <w:sz w:val="24"/>
          <w:szCs w:val="24"/>
        </w:rPr>
        <w:t>RGG</w:t>
      </w:r>
      <w:r w:rsidR="00A77DF2" w:rsidRPr="00A77DF2">
        <w:rPr>
          <w:rFonts w:ascii="Times New Roman" w:hAnsi="Times New Roman" w:cs="Times New Roman"/>
          <w:sz w:val="24"/>
          <w:szCs w:val="24"/>
        </w:rPr>
        <w:t>都是</w:t>
      </w:r>
      <w:r w:rsidR="00A77DF2" w:rsidRPr="00A77DF2">
        <w:rPr>
          <w:rFonts w:ascii="Times New Roman" w:hAnsi="Times New Roman" w:cs="Times New Roman"/>
          <w:sz w:val="24"/>
          <w:szCs w:val="24"/>
        </w:rPr>
        <w:t>19.40</w:t>
      </w:r>
      <w:r w:rsidR="00A77DF2" w:rsidRPr="00A77DF2">
        <w:rPr>
          <w:rFonts w:ascii="Times New Roman" w:hAnsi="Times New Roman" w:cs="Times New Roman"/>
          <w:sz w:val="24"/>
          <w:szCs w:val="24"/>
        </w:rPr>
        <w:t>，这与</w:t>
      </w:r>
      <w:r w:rsidR="00A77DF2" w:rsidRPr="00A77DF2">
        <w:rPr>
          <w:rFonts w:ascii="Times New Roman" w:hAnsi="Times New Roman" w:cs="Times New Roman"/>
          <w:sz w:val="24"/>
          <w:szCs w:val="24"/>
        </w:rPr>
        <w:t>Bitter</w:t>
      </w:r>
      <w:r w:rsidR="00A77DF2" w:rsidRPr="00A77DF2">
        <w:rPr>
          <w:rFonts w:ascii="Times New Roman" w:hAnsi="Times New Roman" w:cs="Times New Roman"/>
          <w:sz w:val="24"/>
          <w:szCs w:val="24"/>
        </w:rPr>
        <w:t>肽的</w:t>
      </w:r>
      <w:r w:rsidR="00A77DF2" w:rsidRPr="00A77DF2">
        <w:rPr>
          <w:rFonts w:ascii="Times New Roman" w:hAnsi="Times New Roman" w:cs="Times New Roman"/>
          <w:sz w:val="24"/>
          <w:szCs w:val="24"/>
        </w:rPr>
        <w:t>18.567</w:t>
      </w:r>
      <w:r w:rsidR="00A77DF2" w:rsidRPr="00A77DF2">
        <w:rPr>
          <w:rFonts w:ascii="Times New Roman" w:hAnsi="Times New Roman" w:cs="Times New Roman"/>
          <w:sz w:val="24"/>
          <w:szCs w:val="24"/>
        </w:rPr>
        <w:t>十分接近。同样，</w:t>
      </w:r>
      <w:r w:rsidR="00A77DF2" w:rsidRPr="00A77DF2">
        <w:rPr>
          <w:rFonts w:ascii="Times New Roman" w:hAnsi="Times New Roman" w:cs="Times New Roman"/>
          <w:sz w:val="24"/>
          <w:szCs w:val="24"/>
        </w:rPr>
        <w:t>VS7</w:t>
      </w:r>
      <w:r w:rsidR="00A77DF2" w:rsidRPr="00A77DF2">
        <w:rPr>
          <w:rFonts w:ascii="Times New Roman" w:hAnsi="Times New Roman" w:cs="Times New Roman"/>
          <w:sz w:val="24"/>
          <w:szCs w:val="24"/>
        </w:rPr>
        <w:t>属性方面，</w:t>
      </w:r>
      <w:r w:rsidR="00A77DF2" w:rsidRPr="00A77DF2">
        <w:rPr>
          <w:rFonts w:ascii="Times New Roman" w:hAnsi="Times New Roman" w:cs="Times New Roman"/>
          <w:sz w:val="24"/>
          <w:szCs w:val="24"/>
        </w:rPr>
        <w:t>Umami</w:t>
      </w:r>
      <w:r w:rsidR="00A77DF2" w:rsidRPr="00A77DF2">
        <w:rPr>
          <w:rFonts w:ascii="Times New Roman" w:hAnsi="Times New Roman" w:cs="Times New Roman"/>
          <w:sz w:val="24"/>
          <w:szCs w:val="24"/>
        </w:rPr>
        <w:t>肽为</w:t>
      </w:r>
      <w:r w:rsidR="00A77DF2" w:rsidRPr="00A77DF2">
        <w:rPr>
          <w:rFonts w:ascii="Times New Roman" w:hAnsi="Times New Roman" w:cs="Times New Roman"/>
          <w:sz w:val="24"/>
          <w:szCs w:val="24"/>
        </w:rPr>
        <w:t>-0.366</w:t>
      </w:r>
      <w:r w:rsidR="00A77DF2" w:rsidRPr="00A77DF2">
        <w:rPr>
          <w:rFonts w:ascii="Times New Roman" w:hAnsi="Times New Roman" w:cs="Times New Roman"/>
          <w:sz w:val="24"/>
          <w:szCs w:val="24"/>
        </w:rPr>
        <w:t>，而</w:t>
      </w:r>
      <w:r w:rsidR="00A77DF2" w:rsidRPr="00A77DF2">
        <w:rPr>
          <w:rFonts w:ascii="Times New Roman" w:hAnsi="Times New Roman" w:cs="Times New Roman"/>
          <w:sz w:val="24"/>
          <w:szCs w:val="24"/>
        </w:rPr>
        <w:t>LPG</w:t>
      </w:r>
      <w:r w:rsidR="00A77DF2" w:rsidRPr="00A77DF2">
        <w:rPr>
          <w:rFonts w:ascii="Times New Roman" w:hAnsi="Times New Roman" w:cs="Times New Roman"/>
          <w:sz w:val="24"/>
          <w:szCs w:val="24"/>
        </w:rPr>
        <w:t>和</w:t>
      </w:r>
      <w:r w:rsidR="00A77DF2" w:rsidRPr="00A77DF2">
        <w:rPr>
          <w:rFonts w:ascii="Times New Roman" w:hAnsi="Times New Roman" w:cs="Times New Roman"/>
          <w:sz w:val="24"/>
          <w:szCs w:val="24"/>
        </w:rPr>
        <w:t>RGG</w:t>
      </w:r>
      <w:r w:rsidR="00A77DF2" w:rsidRPr="00A77DF2">
        <w:rPr>
          <w:rFonts w:ascii="Times New Roman" w:hAnsi="Times New Roman" w:cs="Times New Roman"/>
          <w:sz w:val="24"/>
          <w:szCs w:val="24"/>
        </w:rPr>
        <w:t>为</w:t>
      </w:r>
      <w:r w:rsidR="00A77DF2" w:rsidRPr="00A77DF2">
        <w:rPr>
          <w:rFonts w:ascii="Times New Roman" w:hAnsi="Times New Roman" w:cs="Times New Roman"/>
          <w:sz w:val="24"/>
          <w:szCs w:val="24"/>
        </w:rPr>
        <w:t>1.843</w:t>
      </w:r>
      <w:r w:rsidR="00A77DF2" w:rsidRPr="00A77DF2">
        <w:rPr>
          <w:rFonts w:ascii="Times New Roman" w:hAnsi="Times New Roman" w:cs="Times New Roman"/>
          <w:sz w:val="24"/>
          <w:szCs w:val="24"/>
        </w:rPr>
        <w:t>和</w:t>
      </w:r>
      <w:r w:rsidR="00A77DF2" w:rsidRPr="00A77DF2">
        <w:rPr>
          <w:rFonts w:ascii="Times New Roman" w:hAnsi="Times New Roman" w:cs="Times New Roman"/>
          <w:sz w:val="24"/>
          <w:szCs w:val="24"/>
        </w:rPr>
        <w:t>0.905</w:t>
      </w:r>
      <w:r w:rsidR="00A77DF2" w:rsidRPr="00A77DF2">
        <w:rPr>
          <w:rFonts w:ascii="Times New Roman" w:hAnsi="Times New Roman" w:cs="Times New Roman"/>
          <w:sz w:val="24"/>
          <w:szCs w:val="24"/>
        </w:rPr>
        <w:t>，十分接近</w:t>
      </w:r>
      <w:r w:rsidR="00A77DF2" w:rsidRPr="00A77DF2">
        <w:rPr>
          <w:rFonts w:ascii="Times New Roman" w:hAnsi="Times New Roman" w:cs="Times New Roman"/>
          <w:sz w:val="24"/>
          <w:szCs w:val="24"/>
        </w:rPr>
        <w:t>Bitter</w:t>
      </w:r>
      <w:r w:rsidR="00A77DF2" w:rsidRPr="00A77DF2">
        <w:rPr>
          <w:rFonts w:ascii="Times New Roman" w:hAnsi="Times New Roman" w:cs="Times New Roman"/>
          <w:sz w:val="24"/>
          <w:szCs w:val="24"/>
        </w:rPr>
        <w:t>肽的</w:t>
      </w:r>
      <w:r w:rsidR="00A77DF2" w:rsidRPr="00A77DF2">
        <w:rPr>
          <w:rFonts w:ascii="Times New Roman" w:hAnsi="Times New Roman" w:cs="Times New Roman"/>
          <w:sz w:val="24"/>
          <w:szCs w:val="24"/>
        </w:rPr>
        <w:t>1.213</w:t>
      </w:r>
      <w:r w:rsidR="00A77DF2" w:rsidRPr="00A77DF2">
        <w:rPr>
          <w:rFonts w:ascii="Times New Roman" w:hAnsi="Times New Roman" w:cs="Times New Roman"/>
          <w:sz w:val="24"/>
          <w:szCs w:val="24"/>
        </w:rPr>
        <w:t>。所以认为是这两个参数导致了模型的误判，为日后模型升级提供可能。</w:t>
      </w:r>
    </w:p>
    <w:p w14:paraId="1953711F" w14:textId="233D6172" w:rsidR="00AB5505" w:rsidRDefault="00AB5505" w:rsidP="00EB777C">
      <w:pPr>
        <w:rPr>
          <w:rFonts w:ascii="Times New Roman" w:hAnsi="Times New Roman" w:cs="Times New Roman"/>
          <w:sz w:val="24"/>
          <w:szCs w:val="24"/>
        </w:rPr>
      </w:pPr>
    </w:p>
    <w:p w14:paraId="7220C1C4" w14:textId="49FF05D4" w:rsidR="00643F6D" w:rsidRDefault="00186979" w:rsidP="00EB777C">
      <w:pPr>
        <w:rPr>
          <w:rFonts w:ascii="Times New Roman" w:hAnsi="Times New Roman" w:cs="Times New Roman"/>
          <w:sz w:val="24"/>
          <w:szCs w:val="24"/>
        </w:rPr>
      </w:pPr>
      <w:r>
        <w:rPr>
          <w:noProof/>
        </w:rPr>
        <w:lastRenderedPageBreak/>
        <w:drawing>
          <wp:inline distT="0" distB="0" distL="0" distR="0" wp14:anchorId="0E84F38D" wp14:editId="46866329">
            <wp:extent cx="5274310" cy="2343150"/>
            <wp:effectExtent l="0" t="0" r="0" b="0"/>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43150"/>
                    </a:xfrm>
                    <a:prstGeom prst="rect">
                      <a:avLst/>
                    </a:prstGeom>
                    <a:noFill/>
                    <a:ln>
                      <a:noFill/>
                    </a:ln>
                  </pic:spPr>
                </pic:pic>
              </a:graphicData>
            </a:graphic>
          </wp:inline>
        </w:drawing>
      </w:r>
    </w:p>
    <w:p w14:paraId="22A98CBA" w14:textId="4D21B53A" w:rsidR="008C2ACC" w:rsidRDefault="00ED5F79" w:rsidP="00EB777C">
      <w:pPr>
        <w:rPr>
          <w:rFonts w:ascii="Times New Roman" w:hAnsi="Times New Roman" w:cs="Times New Roman"/>
          <w:sz w:val="24"/>
          <w:szCs w:val="24"/>
        </w:rPr>
      </w:pPr>
      <w:r w:rsidRPr="00ED5F79">
        <w:rPr>
          <w:rFonts w:ascii="Times New Roman" w:hAnsi="Times New Roman" w:cs="Times New Roman"/>
          <w:sz w:val="24"/>
          <w:szCs w:val="24"/>
        </w:rPr>
        <w:t xml:space="preserve">Figure 5a Synthetic peptide taste radar chart; Figure 5b Comparison of the </w:t>
      </w:r>
      <w:r>
        <w:rPr>
          <w:rFonts w:ascii="Times New Roman" w:hAnsi="Times New Roman" w:cs="Times New Roman"/>
          <w:sz w:val="24"/>
          <w:szCs w:val="24"/>
        </w:rPr>
        <w:t>feature</w:t>
      </w:r>
      <w:r w:rsidRPr="00ED5F79">
        <w:rPr>
          <w:rFonts w:ascii="Times New Roman" w:hAnsi="Times New Roman" w:cs="Times New Roman"/>
          <w:sz w:val="24"/>
          <w:szCs w:val="24"/>
        </w:rPr>
        <w:t xml:space="preserve"> values of LPG and RGG peptides with the mean values of umami/bitter </w:t>
      </w:r>
      <w:r>
        <w:rPr>
          <w:rFonts w:ascii="Times New Roman" w:hAnsi="Times New Roman" w:cs="Times New Roman"/>
          <w:sz w:val="24"/>
          <w:szCs w:val="24"/>
        </w:rPr>
        <w:t>peptides</w:t>
      </w:r>
    </w:p>
    <w:p w14:paraId="3F327B37" w14:textId="77777777" w:rsidR="00ED5F79" w:rsidRDefault="00ED5F79" w:rsidP="00EB777C">
      <w:pPr>
        <w:rPr>
          <w:rFonts w:ascii="Times New Roman" w:hAnsi="Times New Roman" w:cs="Times New Roman"/>
          <w:sz w:val="24"/>
          <w:szCs w:val="24"/>
        </w:rPr>
      </w:pPr>
    </w:p>
    <w:p w14:paraId="009298A2" w14:textId="7AE59E4F" w:rsidR="00643F6D" w:rsidRPr="00A77DF2" w:rsidRDefault="005412B9" w:rsidP="00EB777C">
      <w:pPr>
        <w:rPr>
          <w:ins w:id="499" w:author="崔 智勇" w:date="2021-12-17T21:44:00Z"/>
          <w:rFonts w:ascii="Times New Roman" w:hAnsi="Times New Roman" w:cs="Times New Roman"/>
          <w:szCs w:val="21"/>
        </w:rPr>
      </w:pPr>
      <w:r w:rsidRPr="005412B9">
        <w:rPr>
          <w:rFonts w:ascii="Times New Roman" w:hAnsi="Times New Roman" w:cs="Times New Roman"/>
          <w:sz w:val="24"/>
          <w:szCs w:val="24"/>
        </w:rPr>
        <w:t>Table 2 Synthetic peptide perception threshold table</w:t>
      </w:r>
    </w:p>
    <w:tbl>
      <w:tblPr>
        <w:tblStyle w:val="ab"/>
        <w:tblW w:w="5000" w:type="pct"/>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32"/>
        <w:gridCol w:w="1645"/>
        <w:gridCol w:w="1479"/>
        <w:gridCol w:w="1450"/>
        <w:gridCol w:w="1283"/>
        <w:gridCol w:w="1117"/>
      </w:tblGrid>
      <w:tr w:rsidR="008C2ACC" w:rsidRPr="001F13EC" w14:paraId="5D95EA71" w14:textId="4DDBF275" w:rsidTr="001F13EC">
        <w:trPr>
          <w:trHeight w:val="367"/>
          <w:jc w:val="center"/>
        </w:trPr>
        <w:tc>
          <w:tcPr>
            <w:tcW w:w="1332" w:type="dxa"/>
            <w:tcBorders>
              <w:top w:val="single" w:sz="12" w:space="0" w:color="auto"/>
              <w:bottom w:val="single" w:sz="12" w:space="0" w:color="auto"/>
            </w:tcBorders>
            <w:vAlign w:val="bottom"/>
          </w:tcPr>
          <w:p w14:paraId="6E251155" w14:textId="77777777" w:rsidR="008C2ACC" w:rsidRPr="001F13EC" w:rsidRDefault="008C2ACC" w:rsidP="001F13EC">
            <w:pPr>
              <w:jc w:val="center"/>
            </w:pPr>
          </w:p>
        </w:tc>
        <w:tc>
          <w:tcPr>
            <w:tcW w:w="1645" w:type="dxa"/>
            <w:tcBorders>
              <w:top w:val="single" w:sz="12" w:space="0" w:color="auto"/>
              <w:bottom w:val="single" w:sz="12" w:space="0" w:color="auto"/>
            </w:tcBorders>
            <w:vAlign w:val="center"/>
          </w:tcPr>
          <w:p w14:paraId="1F16EDFB" w14:textId="2A3ADD9C" w:rsidR="008C2ACC" w:rsidRPr="001F13EC" w:rsidRDefault="008C2ACC" w:rsidP="001F13EC">
            <w:pPr>
              <w:jc w:val="center"/>
            </w:pPr>
            <w:r w:rsidRPr="001F13EC">
              <w:rPr>
                <w:rFonts w:eastAsia="等线"/>
                <w:b/>
                <w:bCs/>
                <w:color w:val="333333"/>
              </w:rPr>
              <w:t xml:space="preserve">Really </w:t>
            </w:r>
          </w:p>
        </w:tc>
        <w:tc>
          <w:tcPr>
            <w:tcW w:w="1479" w:type="dxa"/>
            <w:tcBorders>
              <w:top w:val="single" w:sz="12" w:space="0" w:color="auto"/>
              <w:bottom w:val="single" w:sz="12" w:space="0" w:color="auto"/>
            </w:tcBorders>
            <w:vAlign w:val="center"/>
          </w:tcPr>
          <w:p w14:paraId="4DB472A6" w14:textId="53413B13" w:rsidR="008C2ACC" w:rsidRPr="001F13EC" w:rsidRDefault="008C2ACC" w:rsidP="001F13EC">
            <w:pPr>
              <w:jc w:val="center"/>
            </w:pPr>
            <w:r w:rsidRPr="001F13EC">
              <w:rPr>
                <w:rFonts w:eastAsia="等线"/>
                <w:b/>
                <w:bCs/>
                <w:color w:val="333333"/>
              </w:rPr>
              <w:t xml:space="preserve">Prediction </w:t>
            </w:r>
          </w:p>
        </w:tc>
        <w:tc>
          <w:tcPr>
            <w:tcW w:w="1450" w:type="dxa"/>
            <w:tcBorders>
              <w:top w:val="single" w:sz="12" w:space="0" w:color="auto"/>
              <w:bottom w:val="single" w:sz="12" w:space="0" w:color="auto"/>
            </w:tcBorders>
            <w:vAlign w:val="center"/>
          </w:tcPr>
          <w:p w14:paraId="1E9F3A8D" w14:textId="4EBC16F5" w:rsidR="008C2ACC" w:rsidRPr="001F13EC" w:rsidRDefault="008C2ACC" w:rsidP="001F13EC">
            <w:pPr>
              <w:jc w:val="center"/>
            </w:pPr>
            <w:r w:rsidRPr="001F13EC">
              <w:rPr>
                <w:rFonts w:eastAsia="等线"/>
                <w:b/>
                <w:bCs/>
                <w:color w:val="333333"/>
              </w:rPr>
              <w:t xml:space="preserve">Umami </w:t>
            </w:r>
          </w:p>
        </w:tc>
        <w:tc>
          <w:tcPr>
            <w:tcW w:w="1283" w:type="dxa"/>
            <w:tcBorders>
              <w:top w:val="single" w:sz="12" w:space="0" w:color="auto"/>
              <w:bottom w:val="single" w:sz="12" w:space="0" w:color="auto"/>
            </w:tcBorders>
            <w:vAlign w:val="center"/>
          </w:tcPr>
          <w:p w14:paraId="32C5F1E8" w14:textId="6D8B5C62" w:rsidR="008C2ACC" w:rsidRPr="001F13EC" w:rsidRDefault="008C2ACC" w:rsidP="001F13EC">
            <w:pPr>
              <w:jc w:val="center"/>
            </w:pPr>
            <w:r w:rsidRPr="001F13EC">
              <w:rPr>
                <w:rFonts w:eastAsia="等线"/>
                <w:b/>
                <w:bCs/>
                <w:color w:val="333333"/>
              </w:rPr>
              <w:t>Sweet</w:t>
            </w:r>
          </w:p>
        </w:tc>
        <w:tc>
          <w:tcPr>
            <w:tcW w:w="1117" w:type="dxa"/>
            <w:tcBorders>
              <w:top w:val="single" w:sz="12" w:space="0" w:color="auto"/>
              <w:bottom w:val="single" w:sz="12" w:space="0" w:color="auto"/>
            </w:tcBorders>
            <w:vAlign w:val="center"/>
          </w:tcPr>
          <w:p w14:paraId="09F15D6E" w14:textId="1677E305" w:rsidR="008C2ACC" w:rsidRPr="001F13EC" w:rsidRDefault="008C2ACC" w:rsidP="001F13EC">
            <w:pPr>
              <w:jc w:val="center"/>
            </w:pPr>
            <w:r w:rsidRPr="001F13EC">
              <w:rPr>
                <w:rFonts w:eastAsia="等线"/>
                <w:b/>
                <w:bCs/>
                <w:color w:val="333333"/>
              </w:rPr>
              <w:t>Bitter</w:t>
            </w:r>
          </w:p>
        </w:tc>
      </w:tr>
      <w:tr w:rsidR="008C2ACC" w:rsidRPr="001F13EC" w14:paraId="7B310E1D" w14:textId="0B9A0028" w:rsidTr="001F13EC">
        <w:trPr>
          <w:jc w:val="center"/>
        </w:trPr>
        <w:tc>
          <w:tcPr>
            <w:tcW w:w="1332" w:type="dxa"/>
            <w:tcBorders>
              <w:top w:val="single" w:sz="12" w:space="0" w:color="auto"/>
              <w:bottom w:val="single" w:sz="4" w:space="0" w:color="auto"/>
            </w:tcBorders>
            <w:vAlign w:val="center"/>
          </w:tcPr>
          <w:p w14:paraId="5B4FEC3B" w14:textId="753D48F4" w:rsidR="008C2ACC" w:rsidRPr="001F13EC" w:rsidRDefault="008C2ACC" w:rsidP="001F13EC">
            <w:pPr>
              <w:jc w:val="center"/>
            </w:pPr>
            <w:r w:rsidRPr="001F13EC">
              <w:rPr>
                <w:rFonts w:eastAsia="等线"/>
                <w:color w:val="333333"/>
              </w:rPr>
              <w:t xml:space="preserve">ATQ </w:t>
            </w:r>
          </w:p>
        </w:tc>
        <w:tc>
          <w:tcPr>
            <w:tcW w:w="1645" w:type="dxa"/>
            <w:tcBorders>
              <w:top w:val="single" w:sz="12" w:space="0" w:color="auto"/>
              <w:bottom w:val="single" w:sz="4" w:space="0" w:color="auto"/>
            </w:tcBorders>
            <w:vAlign w:val="center"/>
          </w:tcPr>
          <w:p w14:paraId="242684F4" w14:textId="5D8766E6" w:rsidR="008C2ACC" w:rsidRPr="001F13EC" w:rsidRDefault="008C2ACC" w:rsidP="001F13EC">
            <w:pPr>
              <w:jc w:val="center"/>
            </w:pPr>
            <w:r w:rsidRPr="001F13EC">
              <w:rPr>
                <w:rFonts w:eastAsia="等线"/>
                <w:color w:val="333333"/>
              </w:rPr>
              <w:t>Umami, Sweet</w:t>
            </w:r>
          </w:p>
        </w:tc>
        <w:tc>
          <w:tcPr>
            <w:tcW w:w="1479" w:type="dxa"/>
            <w:tcBorders>
              <w:top w:val="single" w:sz="12" w:space="0" w:color="auto"/>
              <w:bottom w:val="single" w:sz="4" w:space="0" w:color="auto"/>
            </w:tcBorders>
            <w:vAlign w:val="center"/>
          </w:tcPr>
          <w:p w14:paraId="74C73F3B" w14:textId="59A635DE" w:rsidR="008C2ACC" w:rsidRPr="001F13EC" w:rsidRDefault="008C2ACC" w:rsidP="001F13EC">
            <w:pPr>
              <w:jc w:val="center"/>
            </w:pPr>
            <w:r w:rsidRPr="001F13EC">
              <w:rPr>
                <w:rFonts w:eastAsia="等线"/>
                <w:color w:val="333333"/>
              </w:rPr>
              <w:t>Umami</w:t>
            </w:r>
          </w:p>
        </w:tc>
        <w:tc>
          <w:tcPr>
            <w:tcW w:w="1450" w:type="dxa"/>
            <w:tcBorders>
              <w:top w:val="single" w:sz="12" w:space="0" w:color="auto"/>
              <w:bottom w:val="single" w:sz="4" w:space="0" w:color="auto"/>
            </w:tcBorders>
            <w:vAlign w:val="center"/>
          </w:tcPr>
          <w:p w14:paraId="1AD1BC49" w14:textId="586D77B0" w:rsidR="008C2ACC" w:rsidRPr="001F13EC" w:rsidRDefault="008C2ACC" w:rsidP="001F13EC">
            <w:pPr>
              <w:jc w:val="center"/>
            </w:pPr>
            <w:r w:rsidRPr="001F13EC">
              <w:rPr>
                <w:rFonts w:eastAsia="等线"/>
                <w:color w:val="333333"/>
              </w:rPr>
              <w:t>0.164</w:t>
            </w:r>
          </w:p>
        </w:tc>
        <w:tc>
          <w:tcPr>
            <w:tcW w:w="1283" w:type="dxa"/>
            <w:tcBorders>
              <w:top w:val="single" w:sz="12" w:space="0" w:color="auto"/>
              <w:bottom w:val="single" w:sz="4" w:space="0" w:color="auto"/>
            </w:tcBorders>
            <w:vAlign w:val="center"/>
          </w:tcPr>
          <w:p w14:paraId="5C937126" w14:textId="7A95864E" w:rsidR="008C2ACC" w:rsidRPr="001F13EC" w:rsidRDefault="008C2ACC" w:rsidP="001F13EC">
            <w:pPr>
              <w:jc w:val="center"/>
            </w:pPr>
            <w:r w:rsidRPr="001F13EC">
              <w:rPr>
                <w:rFonts w:eastAsia="等线"/>
                <w:color w:val="333333"/>
              </w:rPr>
              <w:t>0.134</w:t>
            </w:r>
          </w:p>
        </w:tc>
        <w:tc>
          <w:tcPr>
            <w:tcW w:w="1117" w:type="dxa"/>
            <w:tcBorders>
              <w:top w:val="single" w:sz="12" w:space="0" w:color="auto"/>
              <w:bottom w:val="single" w:sz="4" w:space="0" w:color="auto"/>
            </w:tcBorders>
            <w:vAlign w:val="center"/>
          </w:tcPr>
          <w:p w14:paraId="2E04C50A" w14:textId="0E9CF7BF" w:rsidR="008C2ACC" w:rsidRPr="001F13EC" w:rsidRDefault="008C2ACC" w:rsidP="001F13EC">
            <w:pPr>
              <w:jc w:val="center"/>
            </w:pPr>
          </w:p>
        </w:tc>
      </w:tr>
      <w:tr w:rsidR="008C2ACC" w:rsidRPr="001F13EC" w14:paraId="68D07877" w14:textId="0807E78E" w:rsidTr="001F13EC">
        <w:trPr>
          <w:jc w:val="center"/>
        </w:trPr>
        <w:tc>
          <w:tcPr>
            <w:tcW w:w="1332" w:type="dxa"/>
            <w:tcBorders>
              <w:top w:val="single" w:sz="4" w:space="0" w:color="auto"/>
            </w:tcBorders>
            <w:vAlign w:val="center"/>
          </w:tcPr>
          <w:p w14:paraId="23F76752" w14:textId="161A4AF0" w:rsidR="008C2ACC" w:rsidRPr="001F13EC" w:rsidRDefault="008C2ACC" w:rsidP="001F13EC">
            <w:pPr>
              <w:jc w:val="center"/>
            </w:pPr>
            <w:r w:rsidRPr="001F13EC">
              <w:rPr>
                <w:rFonts w:eastAsia="等线"/>
                <w:color w:val="333333"/>
              </w:rPr>
              <w:t xml:space="preserve">LPG </w:t>
            </w:r>
          </w:p>
        </w:tc>
        <w:tc>
          <w:tcPr>
            <w:tcW w:w="1645" w:type="dxa"/>
            <w:tcBorders>
              <w:top w:val="single" w:sz="4" w:space="0" w:color="auto"/>
            </w:tcBorders>
            <w:vAlign w:val="center"/>
          </w:tcPr>
          <w:p w14:paraId="65438722" w14:textId="09B99283" w:rsidR="008C2ACC" w:rsidRPr="001F13EC" w:rsidRDefault="008C2ACC" w:rsidP="001F13EC">
            <w:pPr>
              <w:jc w:val="center"/>
            </w:pPr>
            <w:r w:rsidRPr="001F13EC">
              <w:rPr>
                <w:rFonts w:eastAsia="等线"/>
                <w:color w:val="333333"/>
              </w:rPr>
              <w:t xml:space="preserve">Umami </w:t>
            </w:r>
          </w:p>
        </w:tc>
        <w:tc>
          <w:tcPr>
            <w:tcW w:w="1479" w:type="dxa"/>
            <w:tcBorders>
              <w:top w:val="single" w:sz="4" w:space="0" w:color="auto"/>
            </w:tcBorders>
            <w:vAlign w:val="center"/>
          </w:tcPr>
          <w:p w14:paraId="6AA41517" w14:textId="2F365D58" w:rsidR="008C2ACC" w:rsidRPr="001F13EC" w:rsidRDefault="008C2ACC" w:rsidP="001F13EC">
            <w:pPr>
              <w:jc w:val="center"/>
            </w:pPr>
            <w:r w:rsidRPr="001F13EC">
              <w:rPr>
                <w:rFonts w:eastAsia="等线"/>
                <w:color w:val="333333"/>
              </w:rPr>
              <w:t>Bitter</w:t>
            </w:r>
          </w:p>
        </w:tc>
        <w:tc>
          <w:tcPr>
            <w:tcW w:w="1450" w:type="dxa"/>
            <w:tcBorders>
              <w:top w:val="single" w:sz="4" w:space="0" w:color="auto"/>
            </w:tcBorders>
            <w:vAlign w:val="center"/>
          </w:tcPr>
          <w:p w14:paraId="33CA0938" w14:textId="53A7C3D2" w:rsidR="008C2ACC" w:rsidRPr="001F13EC" w:rsidRDefault="008C2ACC" w:rsidP="001F13EC">
            <w:pPr>
              <w:jc w:val="center"/>
            </w:pPr>
            <w:r w:rsidRPr="001F13EC">
              <w:rPr>
                <w:rFonts w:eastAsia="等线"/>
                <w:color w:val="333333"/>
              </w:rPr>
              <w:t>0.171</w:t>
            </w:r>
          </w:p>
        </w:tc>
        <w:tc>
          <w:tcPr>
            <w:tcW w:w="1283" w:type="dxa"/>
            <w:tcBorders>
              <w:top w:val="single" w:sz="4" w:space="0" w:color="auto"/>
            </w:tcBorders>
            <w:vAlign w:val="center"/>
          </w:tcPr>
          <w:p w14:paraId="0ACBC295" w14:textId="62C71F2E" w:rsidR="008C2ACC" w:rsidRPr="001F13EC" w:rsidRDefault="008C2ACC" w:rsidP="001F13EC">
            <w:pPr>
              <w:jc w:val="center"/>
            </w:pPr>
          </w:p>
        </w:tc>
        <w:tc>
          <w:tcPr>
            <w:tcW w:w="1117" w:type="dxa"/>
            <w:tcBorders>
              <w:top w:val="single" w:sz="4" w:space="0" w:color="auto"/>
            </w:tcBorders>
            <w:vAlign w:val="center"/>
          </w:tcPr>
          <w:p w14:paraId="324ADAAC" w14:textId="5ED3013E" w:rsidR="008C2ACC" w:rsidRPr="001F13EC" w:rsidRDefault="008C2ACC" w:rsidP="001F13EC">
            <w:pPr>
              <w:jc w:val="center"/>
            </w:pPr>
          </w:p>
        </w:tc>
      </w:tr>
      <w:tr w:rsidR="008C2ACC" w:rsidRPr="001F13EC" w14:paraId="2E8E8BE6" w14:textId="7CB3D923" w:rsidTr="001F13EC">
        <w:trPr>
          <w:jc w:val="center"/>
        </w:trPr>
        <w:tc>
          <w:tcPr>
            <w:tcW w:w="1332" w:type="dxa"/>
            <w:vAlign w:val="center"/>
          </w:tcPr>
          <w:p w14:paraId="20AA663E" w14:textId="6DE070E4" w:rsidR="008C2ACC" w:rsidRPr="001F13EC" w:rsidRDefault="008C2ACC" w:rsidP="001F13EC">
            <w:pPr>
              <w:jc w:val="center"/>
            </w:pPr>
            <w:r w:rsidRPr="001F13EC">
              <w:rPr>
                <w:rFonts w:eastAsia="等线"/>
                <w:color w:val="333333"/>
              </w:rPr>
              <w:t xml:space="preserve">ECH </w:t>
            </w:r>
          </w:p>
        </w:tc>
        <w:tc>
          <w:tcPr>
            <w:tcW w:w="1645" w:type="dxa"/>
            <w:vAlign w:val="center"/>
          </w:tcPr>
          <w:p w14:paraId="44211969" w14:textId="597E9030" w:rsidR="008C2ACC" w:rsidRPr="001F13EC" w:rsidRDefault="008C2ACC" w:rsidP="001F13EC">
            <w:pPr>
              <w:jc w:val="center"/>
            </w:pPr>
            <w:r w:rsidRPr="001F13EC">
              <w:rPr>
                <w:rFonts w:eastAsia="等线"/>
                <w:color w:val="333333"/>
              </w:rPr>
              <w:t>Umami, Sweet</w:t>
            </w:r>
          </w:p>
        </w:tc>
        <w:tc>
          <w:tcPr>
            <w:tcW w:w="1479" w:type="dxa"/>
            <w:vAlign w:val="center"/>
          </w:tcPr>
          <w:p w14:paraId="44D8B686" w14:textId="22EA692F" w:rsidR="008C2ACC" w:rsidRPr="001F13EC" w:rsidRDefault="008C2ACC" w:rsidP="001F13EC">
            <w:pPr>
              <w:jc w:val="center"/>
            </w:pPr>
            <w:r w:rsidRPr="001F13EC">
              <w:rPr>
                <w:rFonts w:eastAsia="等线"/>
                <w:color w:val="333333"/>
              </w:rPr>
              <w:t>Umami</w:t>
            </w:r>
          </w:p>
        </w:tc>
        <w:tc>
          <w:tcPr>
            <w:tcW w:w="1450" w:type="dxa"/>
            <w:vAlign w:val="center"/>
          </w:tcPr>
          <w:p w14:paraId="48DF034D" w14:textId="594C8A87" w:rsidR="008C2ACC" w:rsidRPr="001F13EC" w:rsidRDefault="008C2ACC" w:rsidP="001F13EC">
            <w:pPr>
              <w:jc w:val="center"/>
            </w:pPr>
            <w:r w:rsidRPr="001F13EC">
              <w:rPr>
                <w:rFonts w:eastAsia="等线"/>
                <w:color w:val="333333"/>
              </w:rPr>
              <w:t>0.184</w:t>
            </w:r>
          </w:p>
        </w:tc>
        <w:tc>
          <w:tcPr>
            <w:tcW w:w="1283" w:type="dxa"/>
            <w:vAlign w:val="center"/>
          </w:tcPr>
          <w:p w14:paraId="50DAA072" w14:textId="686B3322" w:rsidR="008C2ACC" w:rsidRPr="001F13EC" w:rsidRDefault="008C2ACC" w:rsidP="001F13EC">
            <w:pPr>
              <w:jc w:val="center"/>
            </w:pPr>
            <w:r w:rsidRPr="001F13EC">
              <w:rPr>
                <w:rFonts w:eastAsia="等线"/>
                <w:color w:val="333333"/>
              </w:rPr>
              <w:t>0.181</w:t>
            </w:r>
          </w:p>
        </w:tc>
        <w:tc>
          <w:tcPr>
            <w:tcW w:w="1117" w:type="dxa"/>
            <w:vAlign w:val="center"/>
          </w:tcPr>
          <w:p w14:paraId="1A9E200F" w14:textId="3D693E09" w:rsidR="008C2ACC" w:rsidRPr="001F13EC" w:rsidRDefault="008C2ACC" w:rsidP="001F13EC">
            <w:pPr>
              <w:jc w:val="center"/>
            </w:pPr>
          </w:p>
        </w:tc>
      </w:tr>
      <w:tr w:rsidR="008C2ACC" w:rsidRPr="001F13EC" w14:paraId="5DE7FE4F" w14:textId="3F409B2B" w:rsidTr="001F13EC">
        <w:trPr>
          <w:jc w:val="center"/>
        </w:trPr>
        <w:tc>
          <w:tcPr>
            <w:tcW w:w="1332" w:type="dxa"/>
            <w:vAlign w:val="center"/>
          </w:tcPr>
          <w:p w14:paraId="2D99B1C0" w14:textId="528433F3" w:rsidR="008C2ACC" w:rsidRPr="001F13EC" w:rsidRDefault="008C2ACC" w:rsidP="001F13EC">
            <w:pPr>
              <w:jc w:val="center"/>
            </w:pPr>
            <w:r w:rsidRPr="001F13EC">
              <w:rPr>
                <w:rFonts w:eastAsia="等线"/>
                <w:color w:val="333333"/>
              </w:rPr>
              <w:t xml:space="preserve">RGG </w:t>
            </w:r>
          </w:p>
        </w:tc>
        <w:tc>
          <w:tcPr>
            <w:tcW w:w="1645" w:type="dxa"/>
            <w:vAlign w:val="center"/>
          </w:tcPr>
          <w:p w14:paraId="7C44D941" w14:textId="34C9DAA1" w:rsidR="008C2ACC" w:rsidRPr="001F13EC" w:rsidRDefault="008C2ACC" w:rsidP="001F13EC">
            <w:pPr>
              <w:jc w:val="center"/>
            </w:pPr>
            <w:r w:rsidRPr="001F13EC">
              <w:rPr>
                <w:rFonts w:eastAsia="等线"/>
                <w:color w:val="333333"/>
              </w:rPr>
              <w:t>Sweet</w:t>
            </w:r>
          </w:p>
        </w:tc>
        <w:tc>
          <w:tcPr>
            <w:tcW w:w="1479" w:type="dxa"/>
            <w:vAlign w:val="center"/>
          </w:tcPr>
          <w:p w14:paraId="784F8FE4" w14:textId="2F7F61EC" w:rsidR="008C2ACC" w:rsidRPr="001F13EC" w:rsidRDefault="008C2ACC" w:rsidP="001F13EC">
            <w:pPr>
              <w:jc w:val="center"/>
            </w:pPr>
            <w:r w:rsidRPr="001F13EC">
              <w:rPr>
                <w:rFonts w:eastAsia="等线"/>
                <w:color w:val="333333"/>
              </w:rPr>
              <w:t>Bitter</w:t>
            </w:r>
          </w:p>
        </w:tc>
        <w:tc>
          <w:tcPr>
            <w:tcW w:w="1450" w:type="dxa"/>
            <w:vAlign w:val="center"/>
          </w:tcPr>
          <w:p w14:paraId="1F5012A5" w14:textId="4E1B078B" w:rsidR="008C2ACC" w:rsidRPr="001F13EC" w:rsidRDefault="008C2ACC" w:rsidP="001F13EC">
            <w:pPr>
              <w:jc w:val="center"/>
            </w:pPr>
          </w:p>
        </w:tc>
        <w:tc>
          <w:tcPr>
            <w:tcW w:w="1283" w:type="dxa"/>
            <w:vAlign w:val="center"/>
          </w:tcPr>
          <w:p w14:paraId="29A28903" w14:textId="013C7D2A" w:rsidR="008C2ACC" w:rsidRPr="001F13EC" w:rsidRDefault="008C2ACC" w:rsidP="001F13EC">
            <w:pPr>
              <w:jc w:val="center"/>
            </w:pPr>
            <w:r w:rsidRPr="001F13EC">
              <w:rPr>
                <w:rFonts w:eastAsia="等线"/>
                <w:color w:val="333333"/>
              </w:rPr>
              <w:t>0.226</w:t>
            </w:r>
          </w:p>
        </w:tc>
        <w:tc>
          <w:tcPr>
            <w:tcW w:w="1117" w:type="dxa"/>
            <w:vAlign w:val="center"/>
          </w:tcPr>
          <w:p w14:paraId="2C8D918C" w14:textId="3FA58FC7" w:rsidR="008C2ACC" w:rsidRPr="001F13EC" w:rsidRDefault="008C2ACC" w:rsidP="001F13EC">
            <w:pPr>
              <w:jc w:val="center"/>
            </w:pPr>
          </w:p>
        </w:tc>
      </w:tr>
      <w:tr w:rsidR="008C2ACC" w:rsidRPr="001F13EC" w14:paraId="7D689E21" w14:textId="4E1561EE" w:rsidTr="001F13EC">
        <w:trPr>
          <w:jc w:val="center"/>
        </w:trPr>
        <w:tc>
          <w:tcPr>
            <w:tcW w:w="1332" w:type="dxa"/>
            <w:vAlign w:val="center"/>
          </w:tcPr>
          <w:p w14:paraId="44E4D7A4" w14:textId="3CEDA9A6" w:rsidR="008C2ACC" w:rsidRPr="001F13EC" w:rsidRDefault="008C2ACC" w:rsidP="001F13EC">
            <w:pPr>
              <w:jc w:val="center"/>
            </w:pPr>
            <w:r w:rsidRPr="001F13EC">
              <w:rPr>
                <w:rFonts w:eastAsia="等线"/>
                <w:color w:val="333333"/>
              </w:rPr>
              <w:t>RVF</w:t>
            </w:r>
          </w:p>
        </w:tc>
        <w:tc>
          <w:tcPr>
            <w:tcW w:w="1645" w:type="dxa"/>
            <w:vAlign w:val="center"/>
          </w:tcPr>
          <w:p w14:paraId="1A317CBB" w14:textId="0492281A" w:rsidR="008C2ACC" w:rsidRPr="001F13EC" w:rsidRDefault="008C2ACC" w:rsidP="001F13EC">
            <w:pPr>
              <w:jc w:val="center"/>
            </w:pPr>
            <w:r w:rsidRPr="001F13EC">
              <w:rPr>
                <w:rFonts w:eastAsia="等线"/>
                <w:color w:val="333333"/>
              </w:rPr>
              <w:t xml:space="preserve">Bitter </w:t>
            </w:r>
          </w:p>
        </w:tc>
        <w:tc>
          <w:tcPr>
            <w:tcW w:w="1479" w:type="dxa"/>
            <w:vAlign w:val="center"/>
          </w:tcPr>
          <w:p w14:paraId="778AD6B7" w14:textId="181108F9" w:rsidR="008C2ACC" w:rsidRPr="001F13EC" w:rsidRDefault="008C2ACC" w:rsidP="001F13EC">
            <w:pPr>
              <w:jc w:val="center"/>
            </w:pPr>
            <w:r w:rsidRPr="001F13EC">
              <w:rPr>
                <w:rFonts w:eastAsia="等线"/>
                <w:color w:val="333333"/>
              </w:rPr>
              <w:t>Bitter</w:t>
            </w:r>
          </w:p>
        </w:tc>
        <w:tc>
          <w:tcPr>
            <w:tcW w:w="1450" w:type="dxa"/>
            <w:vAlign w:val="center"/>
          </w:tcPr>
          <w:p w14:paraId="245C20F2" w14:textId="0AA09905" w:rsidR="008C2ACC" w:rsidRPr="001F13EC" w:rsidRDefault="008C2ACC" w:rsidP="001F13EC">
            <w:pPr>
              <w:jc w:val="center"/>
            </w:pPr>
          </w:p>
        </w:tc>
        <w:tc>
          <w:tcPr>
            <w:tcW w:w="1283" w:type="dxa"/>
            <w:vAlign w:val="center"/>
          </w:tcPr>
          <w:p w14:paraId="4CA2C511" w14:textId="39132969" w:rsidR="008C2ACC" w:rsidRPr="001F13EC" w:rsidRDefault="008C2ACC" w:rsidP="001F13EC">
            <w:pPr>
              <w:jc w:val="center"/>
            </w:pPr>
          </w:p>
        </w:tc>
        <w:tc>
          <w:tcPr>
            <w:tcW w:w="1117" w:type="dxa"/>
            <w:vAlign w:val="center"/>
          </w:tcPr>
          <w:p w14:paraId="255AB889" w14:textId="14B56740" w:rsidR="008C2ACC" w:rsidRPr="001F13EC" w:rsidRDefault="008C2ACC" w:rsidP="001F13EC">
            <w:pPr>
              <w:jc w:val="center"/>
            </w:pPr>
            <w:r w:rsidRPr="001F13EC">
              <w:rPr>
                <w:rFonts w:eastAsia="等线"/>
                <w:color w:val="333333"/>
              </w:rPr>
              <w:t>0.15</w:t>
            </w:r>
            <w:r w:rsidR="00DD763F" w:rsidRPr="001F13EC">
              <w:rPr>
                <w:rFonts w:eastAsia="等线"/>
                <w:color w:val="333333"/>
              </w:rPr>
              <w:t>0</w:t>
            </w:r>
          </w:p>
        </w:tc>
      </w:tr>
      <w:tr w:rsidR="008C2ACC" w:rsidRPr="001F13EC" w14:paraId="6FA59A48" w14:textId="246627C7" w:rsidTr="001F13EC">
        <w:trPr>
          <w:jc w:val="center"/>
        </w:trPr>
        <w:tc>
          <w:tcPr>
            <w:tcW w:w="1332" w:type="dxa"/>
            <w:vAlign w:val="center"/>
          </w:tcPr>
          <w:p w14:paraId="0449122B" w14:textId="1D5406CB" w:rsidR="008C2ACC" w:rsidRPr="001F13EC" w:rsidRDefault="008C2ACC" w:rsidP="001F13EC">
            <w:pPr>
              <w:jc w:val="center"/>
            </w:pPr>
            <w:r w:rsidRPr="001F13EC">
              <w:rPr>
                <w:rFonts w:eastAsia="等线"/>
                <w:color w:val="333333"/>
              </w:rPr>
              <w:t>NQS</w:t>
            </w:r>
          </w:p>
        </w:tc>
        <w:tc>
          <w:tcPr>
            <w:tcW w:w="1645" w:type="dxa"/>
            <w:vAlign w:val="center"/>
          </w:tcPr>
          <w:p w14:paraId="024A9EEB" w14:textId="48AA08B3" w:rsidR="008C2ACC" w:rsidRPr="001F13EC" w:rsidRDefault="008C2ACC" w:rsidP="001F13EC">
            <w:pPr>
              <w:jc w:val="center"/>
            </w:pPr>
            <w:r w:rsidRPr="001F13EC">
              <w:rPr>
                <w:rFonts w:eastAsia="等线"/>
                <w:color w:val="333333"/>
              </w:rPr>
              <w:t>Umami, Sweet</w:t>
            </w:r>
          </w:p>
        </w:tc>
        <w:tc>
          <w:tcPr>
            <w:tcW w:w="1479" w:type="dxa"/>
            <w:vAlign w:val="center"/>
          </w:tcPr>
          <w:p w14:paraId="03BF3FB1" w14:textId="2CA6B950" w:rsidR="008C2ACC" w:rsidRPr="001F13EC" w:rsidRDefault="008C2ACC" w:rsidP="001F13EC">
            <w:pPr>
              <w:jc w:val="center"/>
            </w:pPr>
            <w:r w:rsidRPr="001F13EC">
              <w:rPr>
                <w:rFonts w:eastAsia="等线"/>
                <w:color w:val="333333"/>
              </w:rPr>
              <w:t>Umam</w:t>
            </w:r>
            <w:r w:rsidR="00A70F08" w:rsidRPr="001F13EC">
              <w:rPr>
                <w:rFonts w:eastAsia="等线"/>
                <w:color w:val="333333"/>
              </w:rPr>
              <w:t>i</w:t>
            </w:r>
            <w:r w:rsidRPr="001F13EC">
              <w:rPr>
                <w:rFonts w:eastAsia="等线"/>
                <w:color w:val="333333"/>
              </w:rPr>
              <w:t xml:space="preserve"> </w:t>
            </w:r>
          </w:p>
        </w:tc>
        <w:tc>
          <w:tcPr>
            <w:tcW w:w="1450" w:type="dxa"/>
            <w:vAlign w:val="center"/>
          </w:tcPr>
          <w:p w14:paraId="5AFB241F" w14:textId="3037A68D" w:rsidR="008C2ACC" w:rsidRPr="001F13EC" w:rsidRDefault="008C2ACC" w:rsidP="001F13EC">
            <w:pPr>
              <w:jc w:val="center"/>
            </w:pPr>
            <w:r w:rsidRPr="001F13EC">
              <w:rPr>
                <w:rFonts w:eastAsia="等线"/>
                <w:color w:val="333333"/>
              </w:rPr>
              <w:t>0.148</w:t>
            </w:r>
          </w:p>
        </w:tc>
        <w:tc>
          <w:tcPr>
            <w:tcW w:w="1283" w:type="dxa"/>
            <w:vAlign w:val="center"/>
          </w:tcPr>
          <w:p w14:paraId="0C20D974" w14:textId="61FD2C96" w:rsidR="008C2ACC" w:rsidRPr="001F13EC" w:rsidRDefault="008C2ACC" w:rsidP="001F13EC">
            <w:pPr>
              <w:jc w:val="center"/>
            </w:pPr>
            <w:r w:rsidRPr="001F13EC">
              <w:rPr>
                <w:rFonts w:eastAsia="等线"/>
                <w:color w:val="333333"/>
              </w:rPr>
              <w:t>0.137</w:t>
            </w:r>
          </w:p>
        </w:tc>
        <w:tc>
          <w:tcPr>
            <w:tcW w:w="1117" w:type="dxa"/>
            <w:vAlign w:val="center"/>
          </w:tcPr>
          <w:p w14:paraId="7E10C61F" w14:textId="7FCF6FCA" w:rsidR="008C2ACC" w:rsidRPr="001F13EC" w:rsidRDefault="008C2ACC" w:rsidP="001F13EC">
            <w:pPr>
              <w:jc w:val="center"/>
            </w:pPr>
          </w:p>
        </w:tc>
      </w:tr>
    </w:tbl>
    <w:p w14:paraId="54325D65" w14:textId="33B017E4" w:rsidR="00717801" w:rsidRDefault="00717801" w:rsidP="004B742B">
      <w:pPr>
        <w:spacing w:line="480" w:lineRule="auto"/>
        <w:rPr>
          <w:rFonts w:ascii="Times New Roman" w:hAnsi="Times New Roman" w:cs="Times New Roman"/>
          <w:sz w:val="24"/>
          <w:szCs w:val="24"/>
        </w:rPr>
      </w:pPr>
    </w:p>
    <w:p w14:paraId="665EB72F" w14:textId="77777777" w:rsidR="00717801" w:rsidRPr="004B742B" w:rsidRDefault="00717801" w:rsidP="004B742B">
      <w:pPr>
        <w:spacing w:line="480" w:lineRule="auto"/>
        <w:rPr>
          <w:rFonts w:ascii="Times New Roman" w:hAnsi="Times New Roman" w:cs="Times New Roman"/>
          <w:color w:val="000000"/>
          <w:sz w:val="24"/>
          <w:szCs w:val="24"/>
          <w:shd w:val="clear" w:color="auto" w:fill="FFFFFF"/>
        </w:rPr>
      </w:pPr>
    </w:p>
    <w:p w14:paraId="218FEA72" w14:textId="5C0D7457" w:rsidR="008F59AF" w:rsidRPr="004B742B" w:rsidRDefault="00C369BC" w:rsidP="004B742B">
      <w:pPr>
        <w:pStyle w:val="2"/>
        <w:spacing w:line="480" w:lineRule="auto"/>
        <w:rPr>
          <w:rFonts w:ascii="Times New Roman" w:hAnsi="Times New Roman" w:cs="Times New Roman"/>
          <w:sz w:val="24"/>
          <w:szCs w:val="24"/>
        </w:rPr>
      </w:pPr>
      <w:r w:rsidRPr="004B742B">
        <w:rPr>
          <w:rFonts w:ascii="Times New Roman" w:hAnsi="Times New Roman" w:cs="Times New Roman"/>
          <w:sz w:val="24"/>
          <w:szCs w:val="24"/>
        </w:rPr>
        <w:t>3.</w:t>
      </w:r>
      <w:r w:rsidR="00FB5BBF" w:rsidRPr="004B742B">
        <w:rPr>
          <w:rFonts w:ascii="Times New Roman" w:hAnsi="Times New Roman" w:cs="Times New Roman"/>
          <w:sz w:val="24"/>
          <w:szCs w:val="24"/>
        </w:rPr>
        <w:t>4</w:t>
      </w:r>
      <w:r w:rsidRPr="004B742B">
        <w:rPr>
          <w:rFonts w:ascii="Times New Roman" w:hAnsi="Times New Roman" w:cs="Times New Roman"/>
          <w:sz w:val="24"/>
          <w:szCs w:val="24"/>
        </w:rPr>
        <w:t xml:space="preserve"> TastePeptides-Meta</w:t>
      </w:r>
    </w:p>
    <w:p w14:paraId="6BD0E803" w14:textId="32028675" w:rsidR="000B6353" w:rsidRPr="004B742B" w:rsidRDefault="000B6353"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 xml:space="preserve">TastePeptides-Meta currently </w:t>
      </w:r>
      <w:del w:id="500" w:author="周 天行" w:date="2021-12-17T19:53:00Z">
        <w:r w:rsidRPr="004B742B" w:rsidDel="00551123">
          <w:rPr>
            <w:rFonts w:ascii="Times New Roman" w:hAnsi="Times New Roman" w:cs="Times New Roman"/>
            <w:sz w:val="24"/>
            <w:szCs w:val="24"/>
          </w:rPr>
          <w:delText xml:space="preserve">includes </w:delText>
        </w:r>
      </w:del>
      <w:ins w:id="501" w:author="周 天行" w:date="2021-12-17T19:53:00Z">
        <w:r w:rsidR="00551123">
          <w:rPr>
            <w:rFonts w:ascii="Times New Roman" w:hAnsi="Times New Roman" w:cs="Times New Roman"/>
            <w:sz w:val="24"/>
            <w:szCs w:val="24"/>
          </w:rPr>
          <w:t>contains</w:t>
        </w:r>
        <w:r w:rsidR="00551123"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three parts, </w:t>
      </w:r>
      <w:del w:id="502" w:author="周 天行" w:date="2021-12-17T19:53:00Z">
        <w:r w:rsidRPr="004B742B" w:rsidDel="00551123">
          <w:rPr>
            <w:rFonts w:ascii="Times New Roman" w:hAnsi="Times New Roman" w:cs="Times New Roman"/>
            <w:sz w:val="24"/>
            <w:szCs w:val="24"/>
          </w:rPr>
          <w:delText>namely</w:delText>
        </w:r>
        <w:r w:rsidR="002924A2" w:rsidRPr="004B742B" w:rsidDel="00551123">
          <w:rPr>
            <w:rFonts w:ascii="Times New Roman" w:hAnsi="Times New Roman" w:cs="Times New Roman"/>
            <w:sz w:val="24"/>
            <w:szCs w:val="24"/>
          </w:rPr>
          <w:delText>,</w:delText>
        </w:r>
      </w:del>
      <w:ins w:id="503" w:author="周 天行" w:date="2021-12-17T19:53:00Z">
        <w:r w:rsidR="00551123">
          <w:rPr>
            <w:rFonts w:ascii="Times New Roman" w:hAnsi="Times New Roman" w:cs="Times New Roman"/>
            <w:sz w:val="24"/>
            <w:szCs w:val="24"/>
          </w:rPr>
          <w:t>that are</w:t>
        </w:r>
      </w:ins>
      <w:r w:rsidR="002924A2" w:rsidRPr="004B742B">
        <w:rPr>
          <w:rFonts w:ascii="Times New Roman" w:hAnsi="Times New Roman" w:cs="Times New Roman"/>
          <w:sz w:val="24"/>
          <w:szCs w:val="24"/>
        </w:rPr>
        <w:t xml:space="preserve"> an recording taste peptide database </w:t>
      </w:r>
      <w:r w:rsidRPr="004B742B">
        <w:rPr>
          <w:rFonts w:ascii="Times New Roman" w:hAnsi="Times New Roman" w:cs="Times New Roman"/>
          <w:sz w:val="24"/>
          <w:szCs w:val="24"/>
        </w:rPr>
        <w:t xml:space="preserve">TastePeptidesDB, </w:t>
      </w:r>
      <w:r w:rsidR="002924A2" w:rsidRPr="004B742B">
        <w:rPr>
          <w:rFonts w:ascii="Times New Roman" w:hAnsi="Times New Roman" w:cs="Times New Roman"/>
          <w:sz w:val="24"/>
          <w:szCs w:val="24"/>
        </w:rPr>
        <w:t>a</w:t>
      </w:r>
      <w:r w:rsidRPr="004B742B">
        <w:rPr>
          <w:rFonts w:ascii="Times New Roman" w:hAnsi="Times New Roman" w:cs="Times New Roman"/>
          <w:sz w:val="24"/>
          <w:szCs w:val="24"/>
        </w:rPr>
        <w:t xml:space="preserve"> machine learning package Auto_Taste_ML for processing taste peptide data, and </w:t>
      </w:r>
      <w:r w:rsidR="002924A2" w:rsidRPr="004B742B">
        <w:rPr>
          <w:rFonts w:ascii="Times New Roman" w:hAnsi="Times New Roman" w:cs="Times New Roman"/>
          <w:sz w:val="24"/>
          <w:szCs w:val="24"/>
        </w:rPr>
        <w:t>a web serve Umami_YYDS for the prediction web of umami and bitter peptides.</w:t>
      </w:r>
    </w:p>
    <w:p w14:paraId="6E7CC7A4" w14:textId="77777777" w:rsidR="000B6353" w:rsidRPr="004B742B" w:rsidRDefault="000B6353" w:rsidP="004B742B">
      <w:pPr>
        <w:spacing w:line="480" w:lineRule="auto"/>
        <w:rPr>
          <w:rFonts w:ascii="Times New Roman" w:hAnsi="Times New Roman" w:cs="Times New Roman"/>
          <w:sz w:val="24"/>
          <w:szCs w:val="24"/>
        </w:rPr>
      </w:pPr>
    </w:p>
    <w:p w14:paraId="26AB1D2C" w14:textId="7996B360" w:rsidR="00C74A9E" w:rsidRPr="004B742B" w:rsidRDefault="00C74A9E" w:rsidP="004B742B">
      <w:pPr>
        <w:spacing w:line="480" w:lineRule="auto"/>
        <w:rPr>
          <w:rFonts w:ascii="Times New Roman" w:hAnsi="Times New Roman" w:cs="Times New Roman"/>
          <w:i/>
          <w:iCs/>
          <w:sz w:val="24"/>
          <w:szCs w:val="24"/>
        </w:rPr>
      </w:pPr>
      <w:r w:rsidRPr="004B742B">
        <w:rPr>
          <w:rFonts w:ascii="Times New Roman" w:hAnsi="Times New Roman" w:cs="Times New Roman"/>
          <w:i/>
          <w:iCs/>
          <w:sz w:val="24"/>
          <w:szCs w:val="24"/>
        </w:rPr>
        <w:t>TastesPeptidesDB database</w:t>
      </w:r>
    </w:p>
    <w:p w14:paraId="0D8AE612" w14:textId="161E8742" w:rsidR="00C74A9E" w:rsidRPr="004B742B" w:rsidRDefault="00C74A9E"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t xml:space="preserve">The TastePeptidesDB is a database for </w:t>
      </w:r>
      <w:ins w:id="504" w:author="周 天行" w:date="2021-12-17T19:54:00Z">
        <w:r w:rsidR="00551123">
          <w:rPr>
            <w:rFonts w:ascii="Times New Roman" w:hAnsi="Times New Roman" w:cs="Times New Roman"/>
            <w:sz w:val="24"/>
            <w:szCs w:val="24"/>
          </w:rPr>
          <w:t xml:space="preserve">the </w:t>
        </w:r>
      </w:ins>
      <w:r w:rsidRPr="004B742B">
        <w:rPr>
          <w:rFonts w:ascii="Times New Roman" w:hAnsi="Times New Roman" w:cs="Times New Roman"/>
          <w:sz w:val="24"/>
          <w:szCs w:val="24"/>
        </w:rPr>
        <w:t xml:space="preserve">information storage and display of taste </w:t>
      </w:r>
      <w:r w:rsidRPr="004B742B">
        <w:rPr>
          <w:rFonts w:ascii="Times New Roman" w:hAnsi="Times New Roman" w:cs="Times New Roman"/>
          <w:sz w:val="24"/>
          <w:szCs w:val="24"/>
        </w:rPr>
        <w:lastRenderedPageBreak/>
        <w:t xml:space="preserve">peptides. At this stage, it contains 483 taste peptide information. It is the largest taste peptide database </w:t>
      </w:r>
      <w:del w:id="505" w:author="周 天行" w:date="2021-12-17T19:54:00Z">
        <w:r w:rsidRPr="004B742B" w:rsidDel="00551123">
          <w:rPr>
            <w:rFonts w:ascii="Times New Roman" w:hAnsi="Times New Roman" w:cs="Times New Roman"/>
            <w:sz w:val="24"/>
            <w:szCs w:val="24"/>
          </w:rPr>
          <w:delText xml:space="preserve">in </w:delText>
        </w:r>
      </w:del>
      <w:ins w:id="506" w:author="周 天行" w:date="2021-12-17T19:54:00Z">
        <w:r w:rsidR="00551123">
          <w:rPr>
            <w:rFonts w:ascii="Times New Roman" w:hAnsi="Times New Roman" w:cs="Times New Roman"/>
            <w:sz w:val="24"/>
            <w:szCs w:val="24"/>
          </w:rPr>
          <w:t xml:space="preserve">that </w:t>
        </w:r>
      </w:ins>
      <w:ins w:id="507" w:author="周 天行" w:date="2021-12-17T19:55:00Z">
        <w:r w:rsidR="009374AD">
          <w:rPr>
            <w:rFonts w:ascii="Times New Roman" w:hAnsi="Times New Roman" w:cs="Times New Roman"/>
            <w:sz w:val="24"/>
            <w:szCs w:val="24"/>
          </w:rPr>
          <w:t>have been</w:t>
        </w:r>
      </w:ins>
      <w:ins w:id="508" w:author="周 天行" w:date="2021-12-17T19:54:00Z">
        <w:r w:rsidR="00551123"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published</w:t>
      </w:r>
      <w:del w:id="509" w:author="周 天行" w:date="2021-12-17T19:54:00Z">
        <w:r w:rsidRPr="004B742B" w:rsidDel="00551123">
          <w:rPr>
            <w:rFonts w:ascii="Times New Roman" w:hAnsi="Times New Roman" w:cs="Times New Roman"/>
            <w:sz w:val="24"/>
            <w:szCs w:val="24"/>
          </w:rPr>
          <w:delText xml:space="preserve"> studies</w:delText>
        </w:r>
      </w:del>
      <w:r w:rsidRPr="004B742B">
        <w:rPr>
          <w:rFonts w:ascii="Times New Roman" w:hAnsi="Times New Roman" w:cs="Times New Roman"/>
          <w:sz w:val="24"/>
          <w:szCs w:val="24"/>
        </w:rPr>
        <w:t xml:space="preserve">. </w:t>
      </w:r>
      <w:r w:rsidR="005C741A" w:rsidRPr="004B742B">
        <w:rPr>
          <w:rFonts w:ascii="Times New Roman" w:hAnsi="Times New Roman" w:cs="Times New Roman"/>
          <w:sz w:val="24"/>
          <w:szCs w:val="24"/>
        </w:rPr>
        <w:t>T</w:t>
      </w:r>
      <w:r w:rsidRPr="004B742B">
        <w:rPr>
          <w:rFonts w:ascii="Times New Roman" w:hAnsi="Times New Roman" w:cs="Times New Roman"/>
          <w:sz w:val="24"/>
          <w:szCs w:val="24"/>
        </w:rPr>
        <w:t xml:space="preserve">he entry of each peptide includes the name (FASTA format), the taste (Taste), </w:t>
      </w:r>
      <w:r w:rsidR="005D5FEC" w:rsidRPr="004B742B">
        <w:rPr>
          <w:rFonts w:ascii="Times New Roman" w:hAnsi="Times New Roman" w:cs="Times New Roman"/>
          <w:sz w:val="24"/>
          <w:szCs w:val="24"/>
        </w:rPr>
        <w:t>verified</w:t>
      </w:r>
      <w:ins w:id="510" w:author="周 天行" w:date="2021-12-17T19:55:00Z">
        <w:r w:rsidR="009374AD">
          <w:rPr>
            <w:rFonts w:ascii="Times New Roman" w:hAnsi="Times New Roman" w:cs="Times New Roman"/>
            <w:sz w:val="24"/>
            <w:szCs w:val="24"/>
          </w:rPr>
          <w:t xml:space="preserve"> </w:t>
        </w:r>
      </w:ins>
      <w:r w:rsidR="005D5FEC" w:rsidRPr="004B742B">
        <w:rPr>
          <w:rFonts w:ascii="Times New Roman" w:hAnsi="Times New Roman" w:cs="Times New Roman"/>
          <w:sz w:val="24"/>
          <w:szCs w:val="24"/>
        </w:rPr>
        <w:t>(Vitro_verit)</w:t>
      </w:r>
      <w:r w:rsidRPr="004B742B">
        <w:rPr>
          <w:rFonts w:ascii="Times New Roman" w:hAnsi="Times New Roman" w:cs="Times New Roman"/>
          <w:sz w:val="24"/>
          <w:szCs w:val="24"/>
        </w:rPr>
        <w:t xml:space="preserve">, the simplified molecular-input line-entry system (Canonical SMILES), the literature, the paper Author (Contributor), update time and </w:t>
      </w:r>
      <w:del w:id="511" w:author="周 天行" w:date="2021-12-17T19:56:00Z">
        <w:r w:rsidRPr="004B742B" w:rsidDel="009374AD">
          <w:rPr>
            <w:rFonts w:ascii="Times New Roman" w:hAnsi="Times New Roman" w:cs="Times New Roman"/>
            <w:sz w:val="24"/>
            <w:szCs w:val="24"/>
          </w:rPr>
          <w:delText>other information</w:delText>
        </w:r>
      </w:del>
      <w:ins w:id="512" w:author="周 天行" w:date="2021-12-17T19:56:00Z">
        <w:r w:rsidR="009374AD">
          <w:rPr>
            <w:rFonts w:ascii="Times New Roman" w:hAnsi="Times New Roman" w:cs="Times New Roman"/>
            <w:sz w:val="24"/>
            <w:szCs w:val="24"/>
          </w:rPr>
          <w:t>etc</w:t>
        </w:r>
      </w:ins>
      <w:r w:rsidR="005D5FEC" w:rsidRPr="004B742B">
        <w:rPr>
          <w:rFonts w:ascii="Times New Roman" w:hAnsi="Times New Roman" w:cs="Times New Roman"/>
          <w:sz w:val="24"/>
          <w:szCs w:val="24"/>
        </w:rPr>
        <w:t>. T</w:t>
      </w:r>
      <w:r w:rsidRPr="004B742B">
        <w:rPr>
          <w:rFonts w:ascii="Times New Roman" w:hAnsi="Times New Roman" w:cs="Times New Roman"/>
          <w:sz w:val="24"/>
          <w:szCs w:val="24"/>
        </w:rPr>
        <w:t xml:space="preserve">he above information is obtained from nearly 100 previous </w:t>
      </w:r>
      <w:r w:rsidR="005D5FEC" w:rsidRPr="004B742B">
        <w:rPr>
          <w:rFonts w:ascii="Times New Roman" w:hAnsi="Times New Roman" w:cs="Times New Roman"/>
          <w:sz w:val="24"/>
          <w:szCs w:val="24"/>
        </w:rPr>
        <w:t>studies</w:t>
      </w:r>
      <w:r w:rsidRPr="004B742B">
        <w:rPr>
          <w:rFonts w:ascii="Times New Roman" w:hAnsi="Times New Roman" w:cs="Times New Roman"/>
          <w:sz w:val="24"/>
          <w:szCs w:val="24"/>
        </w:rPr>
        <w:t xml:space="preserve">. The query page </w:t>
      </w:r>
      <w:r w:rsidR="005D5FEC" w:rsidRPr="004B742B">
        <w:rPr>
          <w:rFonts w:ascii="Times New Roman" w:hAnsi="Times New Roman" w:cs="Times New Roman"/>
          <w:sz w:val="24"/>
          <w:szCs w:val="24"/>
        </w:rPr>
        <w:t>has</w:t>
      </w:r>
      <w:r w:rsidRPr="004B742B">
        <w:rPr>
          <w:rFonts w:ascii="Times New Roman" w:hAnsi="Times New Roman" w:cs="Times New Roman"/>
          <w:sz w:val="24"/>
          <w:szCs w:val="24"/>
        </w:rPr>
        <w:t xml:space="preserve"> 4 basic functions</w:t>
      </w:r>
      <w:r w:rsidR="005D5FEC" w:rsidRPr="004B742B">
        <w:rPr>
          <w:rFonts w:ascii="Times New Roman" w:hAnsi="Times New Roman" w:cs="Times New Roman"/>
          <w:sz w:val="24"/>
          <w:szCs w:val="24"/>
        </w:rPr>
        <w:t xml:space="preserve"> containing </w:t>
      </w:r>
      <w:r w:rsidRPr="004B742B">
        <w:rPr>
          <w:rFonts w:ascii="Times New Roman" w:hAnsi="Times New Roman" w:cs="Times New Roman"/>
          <w:sz w:val="24"/>
          <w:szCs w:val="24"/>
        </w:rPr>
        <w:t>precise search, taste screening, submission of new discoveries, and cross-page jump</w:t>
      </w:r>
      <w:ins w:id="513" w:author="周 天行" w:date="2021-12-17T19:57:00Z">
        <w:r w:rsidR="009374AD">
          <w:rPr>
            <w:rFonts w:ascii="Times New Roman" w:hAnsi="Times New Roman" w:cs="Times New Roman"/>
            <w:sz w:val="24"/>
            <w:szCs w:val="24"/>
          </w:rPr>
          <w:t xml:space="preserve"> link</w:t>
        </w:r>
      </w:ins>
      <w:ins w:id="514" w:author="周 天行" w:date="2021-12-17T19:56:00Z">
        <w:r w:rsidR="009374AD">
          <w:rPr>
            <w:rFonts w:ascii="Times New Roman" w:hAnsi="Times New Roman" w:cs="Times New Roman"/>
            <w:sz w:val="24"/>
            <w:szCs w:val="24"/>
          </w:rPr>
          <w:t xml:space="preserve"> </w:t>
        </w:r>
      </w:ins>
      <w:r w:rsidR="00C03D4E" w:rsidRPr="004B742B">
        <w:rPr>
          <w:rFonts w:ascii="Times New Roman" w:hAnsi="Times New Roman" w:cs="Times New Roman"/>
          <w:sz w:val="24"/>
          <w:szCs w:val="24"/>
        </w:rPr>
        <w:t xml:space="preserve">(Figure </w:t>
      </w:r>
      <w:r w:rsidR="002B32A7">
        <w:rPr>
          <w:rFonts w:ascii="Times New Roman" w:hAnsi="Times New Roman" w:cs="Times New Roman"/>
          <w:sz w:val="24"/>
          <w:szCs w:val="24"/>
        </w:rPr>
        <w:t>6</w:t>
      </w:r>
      <w:r w:rsidR="00C03D4E" w:rsidRPr="004B742B">
        <w:rPr>
          <w:rFonts w:ascii="Times New Roman" w:hAnsi="Times New Roman" w:cs="Times New Roman"/>
          <w:sz w:val="24"/>
          <w:szCs w:val="24"/>
        </w:rPr>
        <w:t>a)</w:t>
      </w:r>
      <w:r w:rsidRPr="004B742B">
        <w:rPr>
          <w:rFonts w:ascii="Times New Roman" w:hAnsi="Times New Roman" w:cs="Times New Roman"/>
          <w:sz w:val="24"/>
          <w:szCs w:val="24"/>
        </w:rPr>
        <w:t xml:space="preserve">. The information required to submit </w:t>
      </w:r>
      <w:ins w:id="515" w:author="周 天行" w:date="2021-12-17T19:58:00Z">
        <w:r w:rsidR="009374AD">
          <w:rPr>
            <w:rFonts w:ascii="Times New Roman" w:hAnsi="Times New Roman" w:cs="Times New Roman"/>
            <w:sz w:val="24"/>
            <w:szCs w:val="24"/>
          </w:rPr>
          <w:t xml:space="preserve">for </w:t>
        </w:r>
      </w:ins>
      <w:r w:rsidRPr="004B742B">
        <w:rPr>
          <w:rFonts w:ascii="Times New Roman" w:hAnsi="Times New Roman" w:cs="Times New Roman"/>
          <w:sz w:val="24"/>
          <w:szCs w:val="24"/>
        </w:rPr>
        <w:t xml:space="preserve">the newly discovered part is shown in Figure </w:t>
      </w:r>
      <w:r w:rsidR="002B32A7">
        <w:rPr>
          <w:rFonts w:ascii="Times New Roman" w:hAnsi="Times New Roman" w:cs="Times New Roman"/>
          <w:sz w:val="24"/>
          <w:szCs w:val="24"/>
        </w:rPr>
        <w:t>6</w:t>
      </w:r>
      <w:r w:rsidR="008A401D" w:rsidRPr="004B742B">
        <w:rPr>
          <w:rFonts w:ascii="Times New Roman" w:hAnsi="Times New Roman" w:cs="Times New Roman"/>
          <w:sz w:val="24"/>
          <w:szCs w:val="24"/>
        </w:rPr>
        <w:t>b</w:t>
      </w:r>
      <w:r w:rsidR="00F62A41">
        <w:rPr>
          <w:rFonts w:ascii="Times New Roman" w:hAnsi="Times New Roman" w:cs="Times New Roman"/>
          <w:sz w:val="24"/>
          <w:szCs w:val="24"/>
        </w:rPr>
        <w:t>,</w:t>
      </w:r>
      <w:r w:rsidR="00F62A41" w:rsidRPr="00F62A41">
        <w:t xml:space="preserve"> </w:t>
      </w:r>
      <w:r w:rsidR="00F62A41">
        <w:rPr>
          <w:rFonts w:ascii="Times New Roman" w:hAnsi="Times New Roman" w:cs="Times New Roman"/>
          <w:sz w:val="24"/>
          <w:szCs w:val="24"/>
        </w:rPr>
        <w:t>t</w:t>
      </w:r>
      <w:r w:rsidR="00F62A41" w:rsidRPr="00F62A41">
        <w:rPr>
          <w:rFonts w:ascii="Times New Roman" w:hAnsi="Times New Roman" w:cs="Times New Roman"/>
          <w:sz w:val="24"/>
          <w:szCs w:val="24"/>
        </w:rPr>
        <w:t>he method for users to submit flavor peptide information is in the supplementary material Step-by-step guide to update flavor peptide information.</w:t>
      </w:r>
      <w:r w:rsidR="00F92E80" w:rsidRPr="004B742B">
        <w:rPr>
          <w:rFonts w:ascii="Times New Roman" w:hAnsi="Times New Roman" w:cs="Times New Roman"/>
          <w:sz w:val="24"/>
          <w:szCs w:val="24"/>
        </w:rPr>
        <w:t>.</w:t>
      </w:r>
    </w:p>
    <w:p w14:paraId="7CC106F6" w14:textId="7555C5BF" w:rsidR="00F62895" w:rsidRPr="004B742B" w:rsidRDefault="00C74A9E"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8A401D" w:rsidRPr="004B742B">
        <w:rPr>
          <w:rFonts w:ascii="Times New Roman" w:hAnsi="Times New Roman" w:cs="Times New Roman"/>
          <w:sz w:val="24"/>
          <w:szCs w:val="24"/>
        </w:rPr>
        <w:t xml:space="preserve">The taste peptides in TastePeptidesDB are sorted according to their taste attributes, </w:t>
      </w:r>
      <w:del w:id="516" w:author="周 天行" w:date="2021-12-17T19:58:00Z">
        <w:r w:rsidR="008A401D" w:rsidRPr="004B742B" w:rsidDel="009374AD">
          <w:rPr>
            <w:rFonts w:ascii="Times New Roman" w:hAnsi="Times New Roman" w:cs="Times New Roman"/>
            <w:sz w:val="24"/>
            <w:szCs w:val="24"/>
          </w:rPr>
          <w:delText>namely,</w:delText>
        </w:r>
      </w:del>
      <w:ins w:id="517" w:author="周 天行" w:date="2021-12-17T19:59:00Z">
        <w:r w:rsidR="009374AD">
          <w:rPr>
            <w:rFonts w:ascii="Times New Roman" w:hAnsi="Times New Roman" w:cs="Times New Roman"/>
            <w:sz w:val="24"/>
            <w:szCs w:val="24"/>
          </w:rPr>
          <w:t>that are</w:t>
        </w:r>
      </w:ins>
      <w:r w:rsidR="008A401D" w:rsidRPr="004B742B">
        <w:rPr>
          <w:rFonts w:ascii="Times New Roman" w:hAnsi="Times New Roman" w:cs="Times New Roman"/>
          <w:sz w:val="24"/>
          <w:szCs w:val="24"/>
        </w:rPr>
        <w:t xml:space="preserve"> umami, bitter, sweet, sour, kokumi, astri</w:t>
      </w:r>
      <w:r w:rsidR="004A4A6C" w:rsidRPr="004B742B">
        <w:rPr>
          <w:rFonts w:ascii="Times New Roman" w:hAnsi="Times New Roman" w:cs="Times New Roman"/>
          <w:sz w:val="24"/>
          <w:szCs w:val="24"/>
        </w:rPr>
        <w:t>n</w:t>
      </w:r>
      <w:r w:rsidR="008A401D" w:rsidRPr="004B742B">
        <w:rPr>
          <w:rFonts w:ascii="Times New Roman" w:hAnsi="Times New Roman" w:cs="Times New Roman"/>
          <w:sz w:val="24"/>
          <w:szCs w:val="24"/>
        </w:rPr>
        <w:t xml:space="preserve">gent and salty (Figure </w:t>
      </w:r>
      <w:r w:rsidR="002B32A7">
        <w:rPr>
          <w:rFonts w:ascii="Times New Roman" w:hAnsi="Times New Roman" w:cs="Times New Roman"/>
          <w:sz w:val="24"/>
          <w:szCs w:val="24"/>
        </w:rPr>
        <w:t>6</w:t>
      </w:r>
      <w:r w:rsidR="008A401D" w:rsidRPr="004B742B">
        <w:rPr>
          <w:rFonts w:ascii="Times New Roman" w:hAnsi="Times New Roman" w:cs="Times New Roman"/>
          <w:sz w:val="24"/>
          <w:szCs w:val="24"/>
        </w:rPr>
        <w:t>c).</w:t>
      </w:r>
      <w:r w:rsidRPr="004B742B">
        <w:rPr>
          <w:rFonts w:ascii="Times New Roman" w:hAnsi="Times New Roman" w:cs="Times New Roman"/>
          <w:sz w:val="24"/>
          <w:szCs w:val="24"/>
        </w:rPr>
        <w:t xml:space="preserve"> </w:t>
      </w:r>
      <w:r w:rsidR="004A4A6C" w:rsidRPr="004B742B">
        <w:rPr>
          <w:rFonts w:ascii="Times New Roman" w:hAnsi="Times New Roman" w:cs="Times New Roman"/>
          <w:sz w:val="24"/>
          <w:szCs w:val="24"/>
        </w:rPr>
        <w:t>T</w:t>
      </w:r>
      <w:r w:rsidRPr="004B742B">
        <w:rPr>
          <w:rFonts w:ascii="Times New Roman" w:hAnsi="Times New Roman" w:cs="Times New Roman"/>
          <w:sz w:val="24"/>
          <w:szCs w:val="24"/>
        </w:rPr>
        <w:t xml:space="preserve">he taste of umami and </w:t>
      </w:r>
      <w:del w:id="518" w:author="周 天行" w:date="2021-12-17T19:59:00Z">
        <w:r w:rsidRPr="004B742B" w:rsidDel="009374AD">
          <w:rPr>
            <w:rFonts w:ascii="Times New Roman" w:hAnsi="Times New Roman" w:cs="Times New Roman"/>
            <w:sz w:val="24"/>
            <w:szCs w:val="24"/>
          </w:rPr>
          <w:delText xml:space="preserve">the </w:delText>
        </w:r>
      </w:del>
      <w:r w:rsidRPr="004B742B">
        <w:rPr>
          <w:rFonts w:ascii="Times New Roman" w:hAnsi="Times New Roman" w:cs="Times New Roman"/>
          <w:sz w:val="24"/>
          <w:szCs w:val="24"/>
        </w:rPr>
        <w:t>bitter account for most of the reported studies (79.4%</w:t>
      </w:r>
      <w:r w:rsidR="004A4A6C" w:rsidRPr="004B742B">
        <w:rPr>
          <w:rFonts w:ascii="Times New Roman" w:hAnsi="Times New Roman" w:cs="Times New Roman"/>
          <w:sz w:val="24"/>
          <w:szCs w:val="24"/>
        </w:rPr>
        <w:t xml:space="preserve"> in all taste peptides</w:t>
      </w:r>
      <w:r w:rsidRPr="004B742B">
        <w:rPr>
          <w:rFonts w:ascii="Times New Roman" w:hAnsi="Times New Roman" w:cs="Times New Roman"/>
          <w:sz w:val="24"/>
          <w:szCs w:val="24"/>
        </w:rPr>
        <w:t>)</w:t>
      </w:r>
      <w:r w:rsidR="00FC078E" w:rsidRPr="004B742B">
        <w:rPr>
          <w:rFonts w:ascii="Times New Roman" w:hAnsi="Times New Roman" w:cs="Times New Roman"/>
          <w:sz w:val="24"/>
          <w:szCs w:val="24"/>
        </w:rPr>
        <w:t>.</w:t>
      </w:r>
      <w:r w:rsidRPr="004B742B">
        <w:rPr>
          <w:rFonts w:ascii="Times New Roman" w:hAnsi="Times New Roman" w:cs="Times New Roman"/>
          <w:sz w:val="24"/>
          <w:szCs w:val="24"/>
        </w:rPr>
        <w:t xml:space="preserve"> This huge quantity advantage indicates that the structure or certain characteristics of peptides are </w:t>
      </w:r>
      <w:del w:id="519" w:author="周 天行" w:date="2021-12-17T20:01:00Z">
        <w:r w:rsidRPr="004B742B" w:rsidDel="00074CFD">
          <w:rPr>
            <w:rFonts w:ascii="Times New Roman" w:hAnsi="Times New Roman" w:cs="Times New Roman"/>
            <w:sz w:val="24"/>
            <w:szCs w:val="24"/>
          </w:rPr>
          <w:delText>easy to respond</w:delText>
        </w:r>
      </w:del>
      <w:ins w:id="520" w:author="周 天行" w:date="2021-12-17T20:01:00Z">
        <w:r w:rsidR="00074CFD">
          <w:rPr>
            <w:rFonts w:ascii="Times New Roman" w:hAnsi="Times New Roman" w:cs="Times New Roman"/>
            <w:sz w:val="24"/>
            <w:szCs w:val="24"/>
          </w:rPr>
          <w:t>susceptible</w:t>
        </w:r>
      </w:ins>
      <w:r w:rsidRPr="004B742B">
        <w:rPr>
          <w:rFonts w:ascii="Times New Roman" w:hAnsi="Times New Roman" w:cs="Times New Roman"/>
          <w:sz w:val="24"/>
          <w:szCs w:val="24"/>
        </w:rPr>
        <w:t xml:space="preserve"> to umami taste receptors T1R1-T1R3</w:t>
      </w:r>
      <w:r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&lt;EndNote&gt;&lt;Cite&gt;&lt;Author&gt;Kusuhara&lt;/Author&gt;&lt;Year&gt;2013&lt;/Year&gt;&lt;RecNum&gt;63&lt;/RecNum&gt;&lt;DisplayText&gt;&lt;style face="superscript"&gt;[66]&lt;/style&gt;&lt;/DisplayText&gt;&lt;record&gt;&lt;rec-number&gt;63&lt;/rec-number&gt;&lt;foreign-keys&gt;&lt;key app="EN" db-id="pwz9r2fw5vz9r0extfz5ft265resprxvzwwp" timestamp="1621217188"&gt;63&lt;/key&gt;&lt;/foreign-keys&gt;&lt;ref-type name="Journal Article"&gt;17&lt;/ref-type&gt;&lt;contributors&gt;&lt;authors&gt;&lt;author&gt;Kusuhara, Yoko&lt;/author&gt;&lt;author&gt;Yoshida, Ryusuke&lt;/author&gt;&lt;author&gt;Ohkuri, Tadahiro&lt;/author&gt;&lt;author&gt;Yasumatsu, Keiko&lt;/author&gt;&lt;author&gt;Voigt, Anja&lt;/author&gt;&lt;author&gt;Huebner, Sandra&lt;/author&gt;&lt;author&gt;Maeda, Katsumasa&lt;/author&gt;&lt;author&gt;Boehm, Ulrich&lt;/author&gt;&lt;author&gt;Meyerhof, Wolfgang&lt;/author&gt;&lt;author&gt;Ninomiya, Yuzo&lt;/author&gt;&lt;/authors&gt;&lt;/contributors&gt;&lt;titles&gt;&lt;title&gt;Taste responses in mice lacking taste receptor subunit T1R1&lt;/title&gt;&lt;secondary-title&gt;Journal of Physiology-London&lt;/secondary-title&gt;&lt;/titles&gt;&lt;periodical&gt;&lt;full-title&gt;Journal of Physiology-London&lt;/full-title&gt;&lt;/periodical&gt;&lt;pages&gt;1967-1985&lt;/pages&gt;&lt;volume&gt;591&lt;/volume&gt;&lt;number&gt;7&lt;/number&gt;&lt;dates&gt;&lt;year&gt;2013&lt;/year&gt;&lt;pub-dates&gt;&lt;date&gt;Apr&lt;/date&gt;&lt;/pub-dates&gt;&lt;/dates&gt;&lt;isbn&gt;0022-3751&lt;/isbn&gt;&lt;accession-num&gt;WOS:000316918300031&lt;/accession-num&gt;&lt;urls&gt;&lt;related-urls&gt;&lt;url&gt;&amp;lt;Go to ISI&amp;gt;://WOS:000316918300031&lt;/url&gt;&lt;url&gt;https://physoc.onlinelibrary.wiley.com/doi/full/10.1113/jphysiol.2012.236604&lt;/url&gt;&lt;/related-urls&gt;&lt;/urls&gt;&lt;electronic-resource-num&gt;10.1113/jphysiol.2012.236604&lt;/electronic-resource-num&gt;&lt;/record&gt;&lt;/Cite&gt;&lt;/EndNote&gt;</w:instrText>
      </w:r>
      <w:r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[66]</w:t>
      </w:r>
      <w:r w:rsidRPr="004B742B">
        <w:rPr>
          <w:rFonts w:ascii="Times New Roman" w:hAnsi="Times New Roman" w:cs="Times New Roman"/>
          <w:sz w:val="24"/>
          <w:szCs w:val="24"/>
        </w:rPr>
        <w:fldChar w:fldCharType="end"/>
      </w:r>
      <w:r w:rsidRPr="004B742B">
        <w:rPr>
          <w:rFonts w:ascii="Times New Roman" w:hAnsi="Times New Roman" w:cs="Times New Roman"/>
          <w:color w:val="000000"/>
          <w:sz w:val="24"/>
          <w:szCs w:val="24"/>
          <w:shd w:val="clear" w:color="auto" w:fill="FFFFFF"/>
        </w:rPr>
        <w:t>,</w:t>
      </w:r>
      <w:r w:rsidRPr="004B742B">
        <w:rPr>
          <w:rFonts w:ascii="Times New Roman" w:hAnsi="Times New Roman" w:cs="Times New Roman"/>
          <w:sz w:val="24"/>
          <w:szCs w:val="24"/>
        </w:rPr>
        <w:t xml:space="preserve"> bitter taste receptor GABA</w:t>
      </w:r>
      <w:r w:rsidR="00020E13" w:rsidRPr="004B742B">
        <w:rPr>
          <w:rFonts w:ascii="Times New Roman" w:hAnsi="Times New Roman" w:cs="Times New Roman"/>
          <w:sz w:val="24"/>
          <w:szCs w:val="24"/>
        </w:rPr>
        <w:t xml:space="preserve"> </w:t>
      </w:r>
      <w:r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&lt;EndNote&gt;&lt;Cite&gt;&lt;Author&gt;Duan&lt;/Author&gt;&lt;Year&gt;2020&lt;/Year&gt;&lt;RecNum&gt;24&lt;/RecNum&gt;&lt;DisplayText&gt;&lt;style face="superscript"&gt;[67]&lt;/style&gt;&lt;/DisplayText&gt;&lt;record&gt;&lt;rec-number&gt;24&lt;/rec-number&gt;&lt;foreign-keys&gt;&lt;key app="EN" db-id="pwz9r2fw5vz9r0extfz5ft265resprxvzwwp" timestamp="1621075179"&gt;24&lt;/key&gt;&lt;/foreign-keys&gt;&lt;ref-type name="Journal Article"&gt;17&lt;/ref-type&gt;&lt;contributors&gt;&lt;authors&gt;&lt;author&gt;Duan, Duo&lt;/author&gt;&lt;author&gt;Zhang, Hu&lt;/author&gt;&lt;author&gt;Yue, Xiaomin&lt;/author&gt;&lt;author&gt;Fan, Yuedan&lt;/author&gt;&lt;author&gt;Xue, Yadan&lt;/author&gt;&lt;author&gt;Shao, Jiajie&lt;/author&gt;&lt;author&gt;Ding, Gang&lt;/author&gt;&lt;author&gt;Chen, Du&lt;/author&gt;&lt;author&gt;Li, Shitian&lt;/author&gt;&lt;author&gt;Cheng, Hankui&lt;/author&gt;&lt;author&gt;Zhang, Xiaoyan&lt;/author&gt;&lt;author&gt;Zou, Wenjuan&lt;/author&gt;&lt;author&gt;Liu, Jia&lt;/author&gt;&lt;author&gt;Zhao, Jian&lt;/author&gt;&lt;author&gt;Wang, Linmei&lt;/author&gt;&lt;author&gt;Zhao, Bingzhen&lt;/author&gt;&lt;author&gt;Wang, Zhiping&lt;/author&gt;&lt;author&gt;Xu, Suhong&lt;/author&gt;&lt;author&gt;Wen, Quan&lt;/author&gt;&lt;author&gt;Liu, Jie&lt;/author&gt;&lt;author&gt;Duan, Shumin&lt;/author&gt;&lt;author&gt;Kang, Lijun&lt;/author&gt;&lt;/authors&gt;&lt;/contributors&gt;&lt;titles&gt;&lt;title&gt;Sensory Glia Detect Repulsive Odorants and Drive Olfactory Adaptation&lt;/title&gt;&lt;secondary-title&gt;Neuron&lt;/secondary-title&gt;&lt;/titles&gt;&lt;periodical&gt;&lt;full-title&gt;Neuron&lt;/full-title&gt;&lt;/periodical&gt;&lt;dates&gt;&lt;year&gt;2020&lt;/year&gt;&lt;pub-dates&gt;&lt;date&gt;2020-Sep-15&lt;/date&gt;&lt;/pub-</w:instrText>
      </w:r>
      <w:r w:rsidR="0054391D">
        <w:rPr>
          <w:rFonts w:ascii="Times New Roman" w:hAnsi="Times New Roman" w:cs="Times New Roman" w:hint="eastAsia"/>
          <w:sz w:val="24"/>
          <w:szCs w:val="24"/>
        </w:rPr>
        <w:instrText>dates&gt;&lt;/dates&gt;&lt;accession-num&gt;MEDLINE:32970991&lt;/accession-num&gt;&lt;label&gt;&lt;style face="normal" font="default" charset="134" size="100%"&gt;</w:instrText>
      </w:r>
      <w:r w:rsidR="0054391D">
        <w:rPr>
          <w:rFonts w:ascii="Times New Roman" w:hAnsi="Times New Roman" w:cs="Times New Roman" w:hint="eastAsia"/>
          <w:sz w:val="24"/>
          <w:szCs w:val="24"/>
        </w:rPr>
        <w:instrText>未读，属于</w:instrText>
      </w:r>
      <w:r w:rsidR="0054391D">
        <w:rPr>
          <w:rFonts w:ascii="Times New Roman" w:hAnsi="Times New Roman" w:cs="Times New Roman" w:hint="eastAsia"/>
          <w:sz w:val="24"/>
          <w:szCs w:val="24"/>
        </w:rPr>
        <w:instrText>&lt;/style&gt;&lt;style face="normal" font="default" size="100%"&gt;GABA&lt;/style&gt;&lt;style face="normal" font="default" charset="134" size="100%"&gt;</w:instrText>
      </w:r>
      <w:r w:rsidR="0054391D">
        <w:rPr>
          <w:rFonts w:ascii="Times New Roman" w:hAnsi="Times New Roman" w:cs="Times New Roman" w:hint="eastAsia"/>
          <w:sz w:val="24"/>
          <w:szCs w:val="24"/>
        </w:rPr>
        <w:instrText>受体</w:instrText>
      </w:r>
      <w:r w:rsidR="0054391D">
        <w:rPr>
          <w:rFonts w:ascii="Times New Roman" w:hAnsi="Times New Roman" w:cs="Times New Roman" w:hint="eastAsia"/>
          <w:sz w:val="24"/>
          <w:szCs w:val="24"/>
        </w:rPr>
        <w:instrText>&lt;/style&gt;&lt;/label&gt;&lt;urls&gt;&lt;related-urls&gt;&lt;url&gt;&lt;style face="underline" font="default" size="100%"&gt;&amp;lt;Go to ISI&amp;gt;://MEDLINE:32970991&lt;/style&gt;&lt;/url&gt;&lt;/related-urls&gt;&lt;/urls&gt;&lt;electronic-resource-num&gt;10.1016/j.neuron.2020.08.026&lt;/electronic-resource-num&gt;</w:instrText>
      </w:r>
      <w:r w:rsidR="0054391D">
        <w:rPr>
          <w:rFonts w:ascii="Times New Roman" w:hAnsi="Times New Roman" w:cs="Times New Roman"/>
          <w:sz w:val="24"/>
          <w:szCs w:val="24"/>
        </w:rPr>
        <w:instrText>&lt;/record&gt;&lt;/Cite&gt;&lt;/EndNote&gt;</w:instrText>
      </w:r>
      <w:r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[67]</w:t>
      </w:r>
      <w:r w:rsidRPr="004B742B">
        <w:rPr>
          <w:rFonts w:ascii="Times New Roman" w:hAnsi="Times New Roman" w:cs="Times New Roman"/>
          <w:sz w:val="24"/>
          <w:szCs w:val="24"/>
        </w:rPr>
        <w:fldChar w:fldCharType="end"/>
      </w:r>
      <w:r w:rsidR="00020E13" w:rsidRPr="004B742B">
        <w:rPr>
          <w:rFonts w:ascii="Times New Roman" w:hAnsi="Times New Roman" w:cs="Times New Roman"/>
          <w:sz w:val="24"/>
          <w:szCs w:val="24"/>
        </w:rPr>
        <w:t xml:space="preserve"> or </w:t>
      </w:r>
      <w:r w:rsidR="00694452" w:rsidRPr="004B742B">
        <w:rPr>
          <w:rFonts w:ascii="Times New Roman" w:hAnsi="Times New Roman" w:cs="Times New Roman"/>
          <w:sz w:val="24"/>
          <w:szCs w:val="24"/>
        </w:rPr>
        <w:t>T2Rs</w:t>
      </w:r>
      <w:r w:rsidR="00694452"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&lt;EndNote&gt;&lt;Cite&gt;&lt;Author&gt;Lee&lt;/Author&gt;&lt;Year&gt;2012&lt;/Year&gt;&lt;RecNum&gt;54&lt;/RecNum&gt;&lt;DisplayText&gt;&lt;style face="superscript"&gt;[68]&lt;/style&gt;&lt;/DisplayText&gt;&lt;record&gt;&lt;rec-number&gt;54&lt;/rec-number&gt;&lt;foreign-keys&gt;&lt;key app="EN" db-id="d92fa20fp0w0fpedxt1xtfxdz529zfra0std" timestamp="1638793743"&gt;54&lt;/key&gt;&lt;/foreign-keys&gt;&lt;ref-type name="Journal Article"&gt;17&lt;/ref-type&gt;&lt;contributors&gt;&lt;authors&gt;&lt;author&gt;Lee, Robert J.&lt;/author&gt;&lt;author&gt;Xiong, Guoxiang&lt;/author&gt;&lt;author&gt;Kofonow, Jennifer M.&lt;/author&gt;&lt;author&gt;Chen, Bei&lt;/author&gt;&lt;author&gt;Lysenko, Anna&lt;/author&gt;&lt;author&gt;Jiang, Peihua&lt;/author&gt;&lt;author&gt;Abraham, Valsamma&lt;/author&gt;&lt;author&gt;Doghramji, Laurel&lt;/author&gt;&lt;author&gt;Adappa, Nithin D.&lt;/author&gt;&lt;author&gt;Palmer, James N.&lt;/author&gt;&lt;author&gt;Kennedy, David W.&lt;/author&gt;&lt;author&gt;Beauchamp, Gary K.&lt;/author&gt;&lt;author&gt;Doulias, Paschalis-Thomas&lt;/author&gt;&lt;author&gt;Ischiropoulos, Harry&lt;/author&gt;&lt;author&gt;Kreindler, James L.&lt;/author&gt;&lt;author&gt;Reed, Danielle R.&lt;/author&gt;&lt;author&gt;Cohen, Noam A.&lt;/author&gt;&lt;/authors&gt;&lt;/contributors&gt;&lt;titles&gt;&lt;title&gt;T2R38 taste receptor polymorphisms underlie susceptibility to upper respiratory infection&lt;/title&gt;&lt;secondary-title&gt;Journal of Clinical Investigation&lt;/secondary-title&gt;&lt;/titles&gt;&lt;periodical&gt;&lt;full-title&gt;Journal of Clinical Investigation&lt;/full-title&gt;&lt;/periodical&gt;&lt;pages&gt;4145-4159&lt;/pages&gt;&lt;volume&gt;122&lt;/volume&gt;&lt;number&gt;11&lt;/number&gt;&lt;dates&gt;&lt;year&gt;2012&lt;/year&gt;&lt;pub-dates&gt;&lt;date&gt;Nov&lt;/date&gt;&lt;/pub-dates&gt;&lt;/dates&gt;&lt;isbn&gt;0021-9738&lt;/isbn&gt;&lt;accession-num&gt;WOS:000310673600041&lt;/accession-num&gt;&lt;urls&gt;&lt;related-urls&gt;&lt;url&gt;&amp;lt;Go to ISI&amp;gt;://WOS:000310673600041&lt;/url&gt;&lt;/related-urls&gt;&lt;/urls&gt;&lt;electronic-resource-num&gt;10.1172/jci64240&lt;/electronic-resource-num&gt;&lt;/record&gt;&lt;/Cite&gt;&lt;/EndNote&gt;</w:instrText>
      </w:r>
      <w:r w:rsidR="00694452"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[68]</w:t>
      </w:r>
      <w:r w:rsidR="00694452" w:rsidRPr="004B742B">
        <w:rPr>
          <w:rFonts w:ascii="Times New Roman" w:hAnsi="Times New Roman" w:cs="Times New Roman"/>
          <w:sz w:val="24"/>
          <w:szCs w:val="24"/>
        </w:rPr>
        <w:fldChar w:fldCharType="end"/>
      </w:r>
      <w:r w:rsidR="00694452" w:rsidRPr="004B742B">
        <w:rPr>
          <w:rFonts w:ascii="Times New Roman" w:hAnsi="Times New Roman" w:cs="Times New Roman"/>
          <w:sz w:val="24"/>
          <w:szCs w:val="24"/>
        </w:rPr>
        <w:t xml:space="preserve">. </w:t>
      </w:r>
      <w:r w:rsidRPr="004B742B">
        <w:rPr>
          <w:rFonts w:ascii="Times New Roman" w:hAnsi="Times New Roman" w:cs="Times New Roman"/>
          <w:sz w:val="24"/>
          <w:szCs w:val="24"/>
        </w:rPr>
        <w:t>The sweet taste receptor T1R2-T1R3</w:t>
      </w:r>
      <w:r w:rsidRPr="004B742B">
        <w:rPr>
          <w:rFonts w:ascii="Times New Roman" w:hAnsi="Times New Roman" w:cs="Times New Roman"/>
          <w:sz w:val="24"/>
          <w:szCs w:val="24"/>
        </w:rPr>
        <w:fldChar w:fldCharType="begin"/>
      </w:r>
      <w:r w:rsidR="0054391D">
        <w:rPr>
          <w:rFonts w:ascii="Times New Roman" w:hAnsi="Times New Roman" w:cs="Times New Roman"/>
          <w:sz w:val="24"/>
          <w:szCs w:val="24"/>
        </w:rPr>
        <w:instrText xml:space="preserve"> ADDIN EN.CITE &lt;EndNote&gt;&lt;Cite&gt;&lt;Author&gt;Cheron&lt;/Author&gt;&lt;Year&gt;2017&lt;/Year&gt;&lt;RecNum&gt;21&lt;/RecNum&gt;&lt;DisplayText&gt;&lt;style face="superscript"&gt;[69]&lt;/style&gt;&lt;/DisplayText&gt;&lt;record&gt;&lt;rec-number&gt;21&lt;/rec-number&gt;&lt;foreign-keys&gt;&lt;key app="EN" db-id="pwz9r2fw5vz9r0extfz5ft265resprxvzwwp" timestamp="1621075179"&gt;21&lt;/key&gt;&lt;/foreign-keys&gt;&lt;ref-type name="Journal Article"&gt;17&lt;/ref-type&gt;&lt;contributors&gt;&lt;authors&gt;&lt;author&gt;Cheron, Jean-Baptiste&lt;/author&gt;&lt;author&gt;Golebiowski, Jerome&lt;/author&gt;&lt;author&gt;Antonczak, Serge&lt;/author&gt;&lt;author&gt;Fiorucci, Sebastien&lt;/author&gt;&lt;/authors&gt;&lt;/contributors&gt;&lt;titles&gt;&lt;title&gt;The anatomy of mammalian sweet taste receptors&lt;/title&gt;&lt;secondary-title&gt;Proteins-Structure Function and Bioinformatics&lt;/secondary-title&gt;&lt;/titles&gt;&lt;periodical&gt;&lt;full-title&gt;Proteins-Structure Function and Bioinformatics&lt;/full-title&gt;&lt;/periodical&gt;&lt;pages&gt;332-341&lt;/pages&gt;&lt;volume&gt;85&lt;/volume&gt;&lt;number&gt;2&lt;/number&gt;&lt;dates&gt;&lt;year&gt;2017&lt;/year&gt;&lt;pub-dates&gt;&lt;date&gt;Feb&lt;/date&gt;&lt;/pub-dates&gt;&lt;/dates&gt;&lt;isbn&gt;0887-3585&lt;/isbn&gt;&lt;accession-num&gt;WOS:000394519300012&lt;/accession-num&gt;&lt;label&gt;&lt;style face</w:instrText>
      </w:r>
      <w:r w:rsidR="0054391D">
        <w:rPr>
          <w:rFonts w:ascii="Times New Roman" w:hAnsi="Times New Roman" w:cs="Times New Roman" w:hint="eastAsia"/>
          <w:sz w:val="24"/>
          <w:szCs w:val="24"/>
        </w:rPr>
        <w:instrText>="normal" font="default" size="100%"&gt;Cys&lt;/style&gt;&lt;style face="normal" font="default" charset="134" size="100%"&gt;</w:instrText>
      </w:r>
      <w:r w:rsidR="0054391D">
        <w:rPr>
          <w:rFonts w:ascii="Times New Roman" w:hAnsi="Times New Roman" w:cs="Times New Roman" w:hint="eastAsia"/>
          <w:sz w:val="24"/>
          <w:szCs w:val="24"/>
        </w:rPr>
        <w:instrText>的作用，表面积、分子开关、离子锁</w:instrText>
      </w:r>
      <w:r w:rsidR="0054391D">
        <w:rPr>
          <w:rFonts w:ascii="Times New Roman" w:hAnsi="Times New Roman" w:cs="Times New Roman" w:hint="eastAsia"/>
          <w:sz w:val="24"/>
          <w:szCs w:val="24"/>
        </w:rPr>
        <w:instrText>ionic lock&lt;/style&gt;&lt;/label&gt;&lt;urls&gt;&lt;related-urls&gt;&lt;url&gt;&lt;style face="underline" font="default" size="100%"&gt;&amp;lt;Go to ISI&amp;gt;://WOS:000</w:instrText>
      </w:r>
      <w:r w:rsidR="0054391D">
        <w:rPr>
          <w:rFonts w:ascii="Times New Roman" w:hAnsi="Times New Roman" w:cs="Times New Roman"/>
          <w:sz w:val="24"/>
          <w:szCs w:val="24"/>
        </w:rPr>
        <w:instrText>394519300012&lt;/style&gt;&lt;/url&gt;&lt;url&gt;https://onlinelibrary.wiley.com/doi/pdfdirect/10.1002/prot.25228?download=true&lt;/url&gt;&lt;/related-urls&gt;&lt;/urls&gt;&lt;electronic-resource-num&gt;10.1002/prot.25228&lt;/electronic-resource-num&gt;&lt;/record&gt;&lt;/Cite&gt;&lt;/EndNote&gt;</w:instrText>
      </w:r>
      <w:r w:rsidRPr="004B742B">
        <w:rPr>
          <w:rFonts w:ascii="Times New Roman" w:hAnsi="Times New Roman" w:cs="Times New Roman"/>
          <w:sz w:val="24"/>
          <w:szCs w:val="24"/>
        </w:rPr>
        <w:fldChar w:fldCharType="separate"/>
      </w:r>
      <w:r w:rsidR="0054391D" w:rsidRPr="0054391D">
        <w:rPr>
          <w:rFonts w:ascii="Times New Roman" w:hAnsi="Times New Roman" w:cs="Times New Roman"/>
          <w:noProof/>
          <w:sz w:val="24"/>
          <w:szCs w:val="24"/>
          <w:vertAlign w:val="superscript"/>
        </w:rPr>
        <w:t>[69]</w:t>
      </w:r>
      <w:r w:rsidRPr="004B742B">
        <w:rPr>
          <w:rFonts w:ascii="Times New Roman" w:hAnsi="Times New Roman" w:cs="Times New Roman"/>
          <w:sz w:val="24"/>
          <w:szCs w:val="24"/>
        </w:rPr>
        <w:fldChar w:fldCharType="end"/>
      </w:r>
      <w:r w:rsidRPr="004B742B">
        <w:rPr>
          <w:rFonts w:ascii="Times New Roman" w:hAnsi="Times New Roman" w:cs="Times New Roman"/>
          <w:sz w:val="24"/>
          <w:szCs w:val="24"/>
        </w:rPr>
        <w:t xml:space="preserve"> is not easy to be activated</w:t>
      </w:r>
      <w:r w:rsidR="00694452" w:rsidRPr="004B742B">
        <w:rPr>
          <w:rFonts w:ascii="Times New Roman" w:hAnsi="Times New Roman" w:cs="Times New Roman"/>
          <w:sz w:val="24"/>
          <w:szCs w:val="24"/>
        </w:rPr>
        <w:t xml:space="preserve"> by peptides</w:t>
      </w:r>
      <w:r w:rsidRPr="004B742B">
        <w:rPr>
          <w:rFonts w:ascii="Times New Roman" w:hAnsi="Times New Roman" w:cs="Times New Roman"/>
          <w:sz w:val="24"/>
          <w:szCs w:val="24"/>
        </w:rPr>
        <w:t>.</w:t>
      </w:r>
      <w:r w:rsidR="00310223" w:rsidRPr="004B742B">
        <w:rPr>
          <w:rFonts w:ascii="Times New Roman" w:hAnsi="Times New Roman" w:cs="Times New Roman"/>
          <w:sz w:val="24"/>
          <w:szCs w:val="24"/>
        </w:rPr>
        <w:t xml:space="preserve"> A</w:t>
      </w:r>
      <w:r w:rsidRPr="004B742B">
        <w:rPr>
          <w:rFonts w:ascii="Times New Roman" w:hAnsi="Times New Roman" w:cs="Times New Roman"/>
          <w:sz w:val="24"/>
          <w:szCs w:val="24"/>
        </w:rPr>
        <w:t xml:space="preserve">ccording to the taste of each peptide (Figure </w:t>
      </w:r>
      <w:r w:rsidR="002B32A7">
        <w:rPr>
          <w:rFonts w:ascii="Times New Roman" w:hAnsi="Times New Roman" w:cs="Times New Roman"/>
          <w:sz w:val="24"/>
          <w:szCs w:val="24"/>
        </w:rPr>
        <w:t>6</w:t>
      </w:r>
      <w:r w:rsidR="001F13EC">
        <w:rPr>
          <w:rFonts w:ascii="Times New Roman" w:hAnsi="Times New Roman" w:cs="Times New Roman"/>
          <w:sz w:val="24"/>
          <w:szCs w:val="24"/>
        </w:rPr>
        <w:t>d</w:t>
      </w:r>
      <w:r w:rsidRPr="004B742B">
        <w:rPr>
          <w:rFonts w:ascii="Times New Roman" w:hAnsi="Times New Roman" w:cs="Times New Roman"/>
          <w:sz w:val="24"/>
          <w:szCs w:val="24"/>
        </w:rPr>
        <w:t xml:space="preserve">), it is found that the bitter peptide and umami peptide with a single taste </w:t>
      </w:r>
      <w:del w:id="521" w:author="周 天行" w:date="2021-12-17T20:02:00Z">
        <w:r w:rsidRPr="004B742B" w:rsidDel="00074CFD">
          <w:rPr>
            <w:rFonts w:ascii="Times New Roman" w:hAnsi="Times New Roman" w:cs="Times New Roman"/>
            <w:sz w:val="24"/>
            <w:szCs w:val="24"/>
          </w:rPr>
          <w:delText xml:space="preserve">are </w:delText>
        </w:r>
      </w:del>
      <w:r w:rsidRPr="004B742B">
        <w:rPr>
          <w:rFonts w:ascii="Times New Roman" w:hAnsi="Times New Roman" w:cs="Times New Roman"/>
          <w:sz w:val="24"/>
          <w:szCs w:val="24"/>
        </w:rPr>
        <w:t xml:space="preserve">still </w:t>
      </w:r>
      <w:ins w:id="522" w:author="周 天行" w:date="2021-12-17T20:02:00Z">
        <w:r w:rsidR="00074CFD">
          <w:rPr>
            <w:rFonts w:ascii="Times New Roman" w:hAnsi="Times New Roman" w:cs="Times New Roman"/>
            <w:sz w:val="24"/>
            <w:szCs w:val="24"/>
          </w:rPr>
          <w:t xml:space="preserve">take </w:t>
        </w:r>
      </w:ins>
      <w:r w:rsidRPr="004B742B">
        <w:rPr>
          <w:rFonts w:ascii="Times New Roman" w:hAnsi="Times New Roman" w:cs="Times New Roman"/>
          <w:sz w:val="24"/>
          <w:szCs w:val="24"/>
        </w:rPr>
        <w:t>the most</w:t>
      </w:r>
      <w:ins w:id="523" w:author="周 天行" w:date="2021-12-17T20:02:00Z">
        <w:r w:rsidR="00074CFD">
          <w:rPr>
            <w:rFonts w:ascii="Times New Roman" w:hAnsi="Times New Roman" w:cs="Times New Roman"/>
            <w:sz w:val="24"/>
            <w:szCs w:val="24"/>
          </w:rPr>
          <w:t xml:space="preserve"> amount</w:t>
        </w:r>
      </w:ins>
      <w:r w:rsidRPr="004B742B">
        <w:rPr>
          <w:rFonts w:ascii="Times New Roman" w:hAnsi="Times New Roman" w:cs="Times New Roman"/>
          <w:sz w:val="24"/>
          <w:szCs w:val="24"/>
        </w:rPr>
        <w:t xml:space="preserve">, </w:t>
      </w:r>
      <w:r w:rsidR="006E38F2" w:rsidRPr="004B742B">
        <w:rPr>
          <w:rFonts w:ascii="Times New Roman" w:hAnsi="Times New Roman" w:cs="Times New Roman"/>
          <w:sz w:val="24"/>
          <w:szCs w:val="24"/>
        </w:rPr>
        <w:t>followed by sweet/umami peptides, and bitter/umami peptides</w:t>
      </w:r>
      <w:r w:rsidRPr="004B742B">
        <w:rPr>
          <w:rFonts w:ascii="Times New Roman" w:hAnsi="Times New Roman" w:cs="Times New Roman"/>
          <w:sz w:val="24"/>
          <w:szCs w:val="24"/>
        </w:rPr>
        <w:t xml:space="preserve">, indicating that </w:t>
      </w:r>
      <w:r w:rsidR="006E38F2" w:rsidRPr="004B742B">
        <w:rPr>
          <w:rFonts w:ascii="Times New Roman" w:hAnsi="Times New Roman" w:cs="Times New Roman"/>
          <w:sz w:val="24"/>
          <w:szCs w:val="24"/>
        </w:rPr>
        <w:t xml:space="preserve">there are some peptides, which can activate </w:t>
      </w:r>
      <w:ins w:id="524" w:author="周 天行" w:date="2021-12-17T20:04:00Z">
        <w:r w:rsidR="00074CFD">
          <w:rPr>
            <w:rFonts w:ascii="Times New Roman" w:hAnsi="Times New Roman" w:cs="Times New Roman"/>
            <w:sz w:val="24"/>
            <w:szCs w:val="24"/>
          </w:rPr>
          <w:t xml:space="preserve">all </w:t>
        </w:r>
      </w:ins>
      <w:r w:rsidR="006E38F2" w:rsidRPr="004B742B">
        <w:rPr>
          <w:rFonts w:ascii="Times New Roman" w:hAnsi="Times New Roman" w:cs="Times New Roman"/>
          <w:sz w:val="24"/>
          <w:szCs w:val="24"/>
        </w:rPr>
        <w:t xml:space="preserve">the receptors of umami, bitter and sweet taste. </w:t>
      </w:r>
      <w:r w:rsidRPr="004B742B">
        <w:rPr>
          <w:rFonts w:ascii="Times New Roman" w:hAnsi="Times New Roman" w:cs="Times New Roman"/>
          <w:sz w:val="24"/>
          <w:szCs w:val="24"/>
        </w:rPr>
        <w:t xml:space="preserve">Whether these peptides have some key conformations that can activate the above two or more receptors at the same time is </w:t>
      </w:r>
      <w:r w:rsidRPr="004B742B">
        <w:rPr>
          <w:rFonts w:ascii="Times New Roman" w:hAnsi="Times New Roman" w:cs="Times New Roman"/>
          <w:sz w:val="24"/>
          <w:szCs w:val="24"/>
        </w:rPr>
        <w:lastRenderedPageBreak/>
        <w:t xml:space="preserve">worthy of further consideration. </w:t>
      </w:r>
      <w:r w:rsidR="00F62895" w:rsidRPr="004B742B">
        <w:rPr>
          <w:rFonts w:ascii="Times New Roman" w:hAnsi="Times New Roman" w:cs="Times New Roman"/>
          <w:sz w:val="24"/>
          <w:szCs w:val="24"/>
        </w:rPr>
        <w:t xml:space="preserve">As shown in Figure </w:t>
      </w:r>
      <w:r w:rsidR="002B32A7">
        <w:rPr>
          <w:rFonts w:ascii="Times New Roman" w:hAnsi="Times New Roman" w:cs="Times New Roman"/>
          <w:sz w:val="24"/>
          <w:szCs w:val="24"/>
        </w:rPr>
        <w:t>6</w:t>
      </w:r>
      <w:r w:rsidR="00F62895" w:rsidRPr="004B742B">
        <w:rPr>
          <w:rFonts w:ascii="Times New Roman" w:hAnsi="Times New Roman" w:cs="Times New Roman"/>
          <w:sz w:val="24"/>
          <w:szCs w:val="24"/>
        </w:rPr>
        <w:t xml:space="preserve">e, dipeptides and tripeptides occupy almost half of the capacity. With </w:t>
      </w:r>
      <w:ins w:id="525" w:author="周 天行" w:date="2021-12-17T20:06:00Z">
        <w:r w:rsidR="00E31CCC">
          <w:rPr>
            <w:rFonts w:ascii="Times New Roman" w:hAnsi="Times New Roman" w:cs="Times New Roman"/>
            <w:sz w:val="24"/>
            <w:szCs w:val="24"/>
          </w:rPr>
          <w:t xml:space="preserve">the </w:t>
        </w:r>
      </w:ins>
      <w:r w:rsidR="00F62895" w:rsidRPr="004B742B">
        <w:rPr>
          <w:rFonts w:ascii="Times New Roman" w:hAnsi="Times New Roman" w:cs="Times New Roman"/>
          <w:sz w:val="24"/>
          <w:szCs w:val="24"/>
        </w:rPr>
        <w:t xml:space="preserve">increasing peptide length, the number of peptides has gradually decreased. </w:t>
      </w:r>
    </w:p>
    <w:p w14:paraId="035DAFD5" w14:textId="1434F911" w:rsidR="00C74A9E" w:rsidRPr="004B742B" w:rsidRDefault="00694707" w:rsidP="004B742B">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noProof/>
          <w:sz w:val="24"/>
          <w:szCs w:val="24"/>
        </w:rPr>
        <w:drawing>
          <wp:inline distT="0" distB="0" distL="0" distR="0" wp14:anchorId="77373C1C" wp14:editId="065AE337">
            <wp:extent cx="5274310" cy="3355975"/>
            <wp:effectExtent l="0" t="0" r="254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55975"/>
                    </a:xfrm>
                    <a:prstGeom prst="rect">
                      <a:avLst/>
                    </a:prstGeom>
                    <a:noFill/>
                    <a:ln>
                      <a:noFill/>
                    </a:ln>
                  </pic:spPr>
                </pic:pic>
              </a:graphicData>
            </a:graphic>
          </wp:inline>
        </w:drawing>
      </w:r>
    </w:p>
    <w:p w14:paraId="49004165" w14:textId="6092DE7B" w:rsidR="00AA762F" w:rsidRPr="004B742B" w:rsidRDefault="00B36C47" w:rsidP="001F13EC">
      <w:pPr>
        <w:rPr>
          <w:rFonts w:ascii="Times New Roman" w:hAnsi="Times New Roman" w:cs="Times New Roman"/>
          <w:sz w:val="24"/>
          <w:szCs w:val="24"/>
        </w:rPr>
      </w:pPr>
      <w:r w:rsidRPr="004B742B">
        <w:rPr>
          <w:rFonts w:ascii="Times New Roman" w:hAnsi="Times New Roman" w:cs="Times New Roman"/>
          <w:sz w:val="24"/>
          <w:szCs w:val="24"/>
        </w:rPr>
        <w:t xml:space="preserve">Figure </w:t>
      </w:r>
      <w:r w:rsidR="002B32A7">
        <w:rPr>
          <w:rFonts w:ascii="Times New Roman" w:hAnsi="Times New Roman" w:cs="Times New Roman"/>
          <w:sz w:val="24"/>
          <w:szCs w:val="24"/>
        </w:rPr>
        <w:t>6</w:t>
      </w:r>
      <w:r w:rsidRPr="004B742B">
        <w:rPr>
          <w:rFonts w:ascii="Times New Roman" w:hAnsi="Times New Roman" w:cs="Times New Roman"/>
          <w:sz w:val="24"/>
          <w:szCs w:val="24"/>
        </w:rPr>
        <w:t xml:space="preserve">a Taste peptide library search page; Figure </w:t>
      </w:r>
      <w:r w:rsidR="002B32A7">
        <w:rPr>
          <w:rFonts w:ascii="Times New Roman" w:hAnsi="Times New Roman" w:cs="Times New Roman"/>
          <w:sz w:val="24"/>
          <w:szCs w:val="24"/>
        </w:rPr>
        <w:t>6</w:t>
      </w:r>
      <w:r w:rsidRPr="004B742B">
        <w:rPr>
          <w:rFonts w:ascii="Times New Roman" w:hAnsi="Times New Roman" w:cs="Times New Roman"/>
          <w:sz w:val="24"/>
          <w:szCs w:val="24"/>
        </w:rPr>
        <w:t xml:space="preserve">b New taste peptide submission page; Figure </w:t>
      </w:r>
      <w:r w:rsidR="002B32A7">
        <w:rPr>
          <w:rFonts w:ascii="Times New Roman" w:hAnsi="Times New Roman" w:cs="Times New Roman"/>
          <w:sz w:val="24"/>
          <w:szCs w:val="24"/>
        </w:rPr>
        <w:t>6</w:t>
      </w:r>
      <w:r w:rsidRPr="004B742B">
        <w:rPr>
          <w:rFonts w:ascii="Times New Roman" w:hAnsi="Times New Roman" w:cs="Times New Roman"/>
          <w:sz w:val="24"/>
          <w:szCs w:val="24"/>
        </w:rPr>
        <w:t>c Taste peptide</w:t>
      </w:r>
      <w:ins w:id="526" w:author="周 天行" w:date="2021-12-17T20:07:00Z">
        <w:r w:rsidR="00E31CCC">
          <w:rPr>
            <w:rFonts w:ascii="Times New Roman" w:hAnsi="Times New Roman" w:cs="Times New Roman"/>
            <w:sz w:val="24"/>
            <w:szCs w:val="24"/>
          </w:rPr>
          <w:t xml:space="preserve"> with</w:t>
        </w:r>
      </w:ins>
      <w:r w:rsidRPr="004B742B">
        <w:rPr>
          <w:rFonts w:ascii="Times New Roman" w:hAnsi="Times New Roman" w:cs="Times New Roman"/>
          <w:sz w:val="24"/>
          <w:szCs w:val="24"/>
        </w:rPr>
        <w:t xml:space="preserve"> single taste distribution; Figure </w:t>
      </w:r>
      <w:r w:rsidR="002B32A7">
        <w:rPr>
          <w:rFonts w:ascii="Times New Roman" w:hAnsi="Times New Roman" w:cs="Times New Roman"/>
          <w:sz w:val="24"/>
          <w:szCs w:val="24"/>
        </w:rPr>
        <w:t>6</w:t>
      </w:r>
      <w:r w:rsidRPr="004B742B">
        <w:rPr>
          <w:rFonts w:ascii="Times New Roman" w:hAnsi="Times New Roman" w:cs="Times New Roman"/>
          <w:sz w:val="24"/>
          <w:szCs w:val="24"/>
        </w:rPr>
        <w:t>d Taste peptide</w:t>
      </w:r>
      <w:ins w:id="527" w:author="周 天行" w:date="2021-12-17T20:07:00Z">
        <w:r w:rsidR="00E31CCC">
          <w:rPr>
            <w:rFonts w:ascii="Times New Roman" w:hAnsi="Times New Roman" w:cs="Times New Roman"/>
            <w:sz w:val="24"/>
            <w:szCs w:val="24"/>
          </w:rPr>
          <w:t xml:space="preserve"> with</w:t>
        </w:r>
      </w:ins>
      <w:r w:rsidRPr="004B742B">
        <w:rPr>
          <w:rFonts w:ascii="Times New Roman" w:hAnsi="Times New Roman" w:cs="Times New Roman"/>
          <w:sz w:val="24"/>
          <w:szCs w:val="24"/>
        </w:rPr>
        <w:t xml:space="preserve"> multi-taste peptide distribution; Figure </w:t>
      </w:r>
      <w:r w:rsidR="002B32A7">
        <w:rPr>
          <w:rFonts w:ascii="Times New Roman" w:hAnsi="Times New Roman" w:cs="Times New Roman"/>
          <w:sz w:val="24"/>
          <w:szCs w:val="24"/>
        </w:rPr>
        <w:t>6</w:t>
      </w:r>
      <w:r w:rsidRPr="004B742B">
        <w:rPr>
          <w:rFonts w:ascii="Times New Roman" w:hAnsi="Times New Roman" w:cs="Times New Roman"/>
          <w:sz w:val="24"/>
          <w:szCs w:val="24"/>
        </w:rPr>
        <w:t>e Taste peptide length distribution</w:t>
      </w:r>
    </w:p>
    <w:p w14:paraId="08314F05" w14:textId="77777777" w:rsidR="00C74A9E" w:rsidRPr="004B742B" w:rsidRDefault="00C74A9E" w:rsidP="004B742B">
      <w:pPr>
        <w:spacing w:line="480" w:lineRule="auto"/>
        <w:rPr>
          <w:rFonts w:ascii="Times New Roman" w:hAnsi="Times New Roman" w:cs="Times New Roman"/>
          <w:color w:val="000000"/>
          <w:sz w:val="24"/>
          <w:szCs w:val="24"/>
          <w:shd w:val="clear" w:color="auto" w:fill="FFFFFF"/>
        </w:rPr>
      </w:pPr>
    </w:p>
    <w:p w14:paraId="66B12637" w14:textId="77777777" w:rsidR="00C74A9E" w:rsidRPr="004B742B" w:rsidRDefault="00C74A9E" w:rsidP="004B742B">
      <w:pPr>
        <w:spacing w:line="480" w:lineRule="auto"/>
        <w:rPr>
          <w:rFonts w:ascii="Times New Roman" w:hAnsi="Times New Roman" w:cs="Times New Roman"/>
          <w:color w:val="000000"/>
          <w:sz w:val="24"/>
          <w:szCs w:val="24"/>
          <w:shd w:val="clear" w:color="auto" w:fill="FFFFFF"/>
        </w:rPr>
      </w:pPr>
    </w:p>
    <w:p w14:paraId="7FE2DEE3" w14:textId="265FC3B3" w:rsidR="004D72F3" w:rsidRPr="004B742B" w:rsidRDefault="00FB1A34" w:rsidP="004B742B">
      <w:pPr>
        <w:spacing w:line="480" w:lineRule="auto"/>
        <w:rPr>
          <w:rFonts w:ascii="Times New Roman" w:hAnsi="Times New Roman" w:cs="Times New Roman"/>
          <w:i/>
          <w:iCs/>
          <w:sz w:val="24"/>
          <w:szCs w:val="24"/>
        </w:rPr>
      </w:pPr>
      <w:r w:rsidRPr="004B742B">
        <w:rPr>
          <w:rFonts w:ascii="Times New Roman" w:hAnsi="Times New Roman" w:cs="Times New Roman"/>
          <w:i/>
          <w:iCs/>
          <w:sz w:val="24"/>
          <w:szCs w:val="24"/>
        </w:rPr>
        <w:t>Auto_Taste_ML</w:t>
      </w:r>
      <w:r w:rsidR="005D4225" w:rsidRPr="004B742B">
        <w:rPr>
          <w:rFonts w:ascii="Times New Roman" w:hAnsi="Times New Roman" w:cs="Times New Roman"/>
          <w:i/>
          <w:iCs/>
          <w:sz w:val="24"/>
          <w:szCs w:val="24"/>
        </w:rPr>
        <w:t xml:space="preserve"> </w:t>
      </w:r>
      <w:r w:rsidR="005D4225" w:rsidRPr="004B742B">
        <w:rPr>
          <w:rFonts w:ascii="Times New Roman" w:hAnsi="Times New Roman" w:cs="Times New Roman"/>
          <w:i/>
          <w:iCs/>
          <w:sz w:val="24"/>
          <w:szCs w:val="24"/>
        </w:rPr>
        <w:t>滋味数据建模数据包</w:t>
      </w:r>
    </w:p>
    <w:p w14:paraId="64FDBDC6" w14:textId="45C0B788" w:rsidR="0032348E" w:rsidRPr="004B742B" w:rsidRDefault="005E6670" w:rsidP="004B742B">
      <w:pPr>
        <w:spacing w:line="480" w:lineRule="auto"/>
        <w:rPr>
          <w:rFonts w:ascii="Times New Roman" w:hAnsi="Times New Roman" w:cs="Times New Roman"/>
          <w:sz w:val="24"/>
          <w:szCs w:val="24"/>
        </w:rPr>
      </w:pPr>
      <w:r w:rsidRPr="004B742B">
        <w:rPr>
          <w:rFonts w:ascii="Times New Roman" w:hAnsi="Times New Roman" w:cs="Times New Roman"/>
          <w:sz w:val="24"/>
          <w:szCs w:val="24"/>
        </w:rPr>
        <w:tab/>
      </w:r>
      <w:r w:rsidR="00EE5A08" w:rsidRPr="004B742B">
        <w:rPr>
          <w:rFonts w:ascii="Times New Roman" w:hAnsi="Times New Roman" w:cs="Times New Roman"/>
          <w:sz w:val="24"/>
          <w:szCs w:val="24"/>
        </w:rPr>
        <w:t xml:space="preserve">In terms of </w:t>
      </w:r>
      <w:ins w:id="528" w:author="周 天行" w:date="2021-12-17T20:10:00Z">
        <w:r w:rsidR="00C423E0">
          <w:rPr>
            <w:rFonts w:ascii="Times New Roman" w:hAnsi="Times New Roman" w:cs="Times New Roman"/>
            <w:sz w:val="24"/>
            <w:szCs w:val="24"/>
          </w:rPr>
          <w:t xml:space="preserve">the </w:t>
        </w:r>
      </w:ins>
      <w:r w:rsidR="00EE5A08" w:rsidRPr="004B742B">
        <w:rPr>
          <w:rFonts w:ascii="Times New Roman" w:hAnsi="Times New Roman" w:cs="Times New Roman"/>
          <w:sz w:val="24"/>
          <w:szCs w:val="24"/>
        </w:rPr>
        <w:t xml:space="preserve">taste data </w:t>
      </w:r>
      <w:del w:id="529" w:author="周 天行" w:date="2021-12-17T20:09:00Z">
        <w:r w:rsidR="00EE5A08" w:rsidRPr="004B742B" w:rsidDel="00E31CCC">
          <w:rPr>
            <w:rFonts w:ascii="Times New Roman" w:hAnsi="Times New Roman" w:cs="Times New Roman"/>
            <w:sz w:val="24"/>
            <w:szCs w:val="24"/>
          </w:rPr>
          <w:delText>analysis and processing</w:delText>
        </w:r>
      </w:del>
      <w:ins w:id="530" w:author="周 天行" w:date="2021-12-17T20:09:00Z">
        <w:r w:rsidR="00E31CCC">
          <w:rPr>
            <w:rFonts w:ascii="Times New Roman" w:hAnsi="Times New Roman" w:cs="Times New Roman"/>
            <w:sz w:val="24"/>
            <w:szCs w:val="24"/>
          </w:rPr>
          <w:t>processing &amp; analy</w:t>
        </w:r>
      </w:ins>
      <w:ins w:id="531" w:author="周 天行" w:date="2021-12-17T20:10:00Z">
        <w:r w:rsidR="00E31CCC">
          <w:rPr>
            <w:rFonts w:ascii="Times New Roman" w:hAnsi="Times New Roman" w:cs="Times New Roman"/>
            <w:sz w:val="24"/>
            <w:szCs w:val="24"/>
          </w:rPr>
          <w:t>sis</w:t>
        </w:r>
      </w:ins>
      <w:r w:rsidR="00EE5A08" w:rsidRPr="004B742B">
        <w:rPr>
          <w:rFonts w:ascii="Times New Roman" w:hAnsi="Times New Roman" w:cs="Times New Roman"/>
          <w:sz w:val="24"/>
          <w:szCs w:val="24"/>
        </w:rPr>
        <w:t xml:space="preserve">, feature construction, model selection, data visualization and other aspects, </w:t>
      </w:r>
      <w:del w:id="532" w:author="周 天行" w:date="2021-12-17T20:11:00Z">
        <w:r w:rsidR="00EE5A08" w:rsidRPr="004B742B" w:rsidDel="00C423E0">
          <w:rPr>
            <w:rFonts w:ascii="Times New Roman" w:hAnsi="Times New Roman" w:cs="Times New Roman"/>
            <w:sz w:val="24"/>
            <w:szCs w:val="24"/>
          </w:rPr>
          <w:delText>there is a need for a standard workflow</w:delText>
        </w:r>
      </w:del>
      <w:ins w:id="533" w:author="周 天行" w:date="2021-12-17T20:11:00Z">
        <w:r w:rsidR="00C423E0">
          <w:rPr>
            <w:rFonts w:ascii="Times New Roman" w:hAnsi="Times New Roman" w:cs="Times New Roman"/>
            <w:sz w:val="24"/>
            <w:szCs w:val="24"/>
          </w:rPr>
          <w:t>a standard workflow is required</w:t>
        </w:r>
      </w:ins>
      <w:r w:rsidR="00EE5A08" w:rsidRPr="004B742B">
        <w:rPr>
          <w:rFonts w:ascii="Times New Roman" w:hAnsi="Times New Roman" w:cs="Times New Roman"/>
          <w:sz w:val="24"/>
          <w:szCs w:val="24"/>
        </w:rPr>
        <w:t>. Setting a set of framework systems can better help novices get started</w:t>
      </w:r>
      <w:del w:id="534" w:author="周 天行" w:date="2021-12-17T20:13:00Z">
        <w:r w:rsidR="00EE5A08" w:rsidRPr="004B742B" w:rsidDel="00C423E0">
          <w:rPr>
            <w:rFonts w:ascii="Times New Roman" w:hAnsi="Times New Roman" w:cs="Times New Roman"/>
            <w:sz w:val="24"/>
            <w:szCs w:val="24"/>
          </w:rPr>
          <w:delText>,</w:delText>
        </w:r>
      </w:del>
      <w:ins w:id="535" w:author="周 天行" w:date="2021-12-17T20:13:00Z">
        <w:r w:rsidR="00C423E0">
          <w:rPr>
            <w:rFonts w:ascii="Times New Roman" w:hAnsi="Times New Roman" w:cs="Times New Roman"/>
            <w:sz w:val="24"/>
            <w:szCs w:val="24"/>
          </w:rPr>
          <w:t xml:space="preserve"> and</w:t>
        </w:r>
      </w:ins>
      <w:r w:rsidR="00EE5A08" w:rsidRPr="004B742B">
        <w:rPr>
          <w:rFonts w:ascii="Times New Roman" w:hAnsi="Times New Roman" w:cs="Times New Roman"/>
          <w:sz w:val="24"/>
          <w:szCs w:val="24"/>
        </w:rPr>
        <w:t xml:space="preserve"> reduce the workload of their own researchers, and </w:t>
      </w:r>
      <w:del w:id="536" w:author="周 天行" w:date="2021-12-17T20:13:00Z">
        <w:r w:rsidR="00EE5A08" w:rsidRPr="004B742B" w:rsidDel="00C423E0">
          <w:rPr>
            <w:rFonts w:ascii="Times New Roman" w:hAnsi="Times New Roman" w:cs="Times New Roman"/>
            <w:sz w:val="24"/>
            <w:szCs w:val="24"/>
          </w:rPr>
          <w:delText xml:space="preserve">recommend one </w:delText>
        </w:r>
      </w:del>
      <w:r w:rsidR="00EE5A08" w:rsidRPr="004B742B">
        <w:rPr>
          <w:rFonts w:ascii="Times New Roman" w:hAnsi="Times New Roman" w:cs="Times New Roman"/>
          <w:sz w:val="24"/>
          <w:szCs w:val="24"/>
        </w:rPr>
        <w:t>API</w:t>
      </w:r>
      <w:ins w:id="537" w:author="周 天行" w:date="2021-12-17T20:12:00Z">
        <w:r w:rsidR="00C423E0">
          <w:rPr>
            <w:rFonts w:ascii="Times New Roman" w:hAnsi="Times New Roman" w:cs="Times New Roman"/>
            <w:sz w:val="24"/>
            <w:szCs w:val="24"/>
          </w:rPr>
          <w:t xml:space="preserve"> </w:t>
        </w:r>
      </w:ins>
      <w:r w:rsidR="00700988" w:rsidRPr="004B742B">
        <w:rPr>
          <w:rFonts w:ascii="Times New Roman" w:hAnsi="Times New Roman" w:cs="Times New Roman"/>
          <w:sz w:val="24"/>
          <w:szCs w:val="24"/>
        </w:rPr>
        <w:t>(Application Programming Interface)</w:t>
      </w:r>
      <w:r w:rsidR="00EE5A08" w:rsidRPr="004B742B">
        <w:rPr>
          <w:rFonts w:ascii="Times New Roman" w:hAnsi="Times New Roman" w:cs="Times New Roman"/>
          <w:sz w:val="24"/>
          <w:szCs w:val="24"/>
        </w:rPr>
        <w:t xml:space="preserve"> for communication in the suite</w:t>
      </w:r>
      <w:ins w:id="538" w:author="周 天行" w:date="2021-12-17T20:13:00Z">
        <w:r w:rsidR="00C423E0">
          <w:rPr>
            <w:rFonts w:ascii="Times New Roman" w:hAnsi="Times New Roman" w:cs="Times New Roman"/>
            <w:sz w:val="24"/>
            <w:szCs w:val="24"/>
          </w:rPr>
          <w:t xml:space="preserve"> is al</w:t>
        </w:r>
      </w:ins>
      <w:ins w:id="539" w:author="周 天行" w:date="2021-12-17T20:14:00Z">
        <w:r w:rsidR="00C423E0">
          <w:rPr>
            <w:rFonts w:ascii="Times New Roman" w:hAnsi="Times New Roman" w:cs="Times New Roman"/>
            <w:sz w:val="24"/>
            <w:szCs w:val="24"/>
          </w:rPr>
          <w:t>so recommended</w:t>
        </w:r>
      </w:ins>
      <w:r w:rsidR="00EE5A08" w:rsidRPr="004B742B">
        <w:rPr>
          <w:rFonts w:ascii="Times New Roman" w:hAnsi="Times New Roman" w:cs="Times New Roman"/>
          <w:sz w:val="24"/>
          <w:szCs w:val="24"/>
        </w:rPr>
        <w:t>.</w:t>
      </w:r>
      <w:r w:rsidR="00744530" w:rsidRPr="004B742B">
        <w:rPr>
          <w:rFonts w:ascii="Times New Roman" w:hAnsi="Times New Roman" w:cs="Times New Roman"/>
          <w:sz w:val="24"/>
          <w:szCs w:val="24"/>
        </w:rPr>
        <w:t xml:space="preserve"> </w:t>
      </w:r>
      <w:r w:rsidR="00FB1A34" w:rsidRPr="004B742B">
        <w:rPr>
          <w:rFonts w:ascii="Times New Roman" w:hAnsi="Times New Roman" w:cs="Times New Roman"/>
          <w:sz w:val="24"/>
          <w:szCs w:val="24"/>
        </w:rPr>
        <w:t>Auto_Taste_ML</w:t>
      </w:r>
      <w:r w:rsidR="009926B0" w:rsidRPr="004B742B">
        <w:rPr>
          <w:rFonts w:ascii="Times New Roman" w:hAnsi="Times New Roman" w:cs="Times New Roman"/>
          <w:sz w:val="24"/>
          <w:szCs w:val="24"/>
        </w:rPr>
        <w:t>, which written in Python</w:t>
      </w:r>
      <w:r w:rsidR="00CE5D95" w:rsidRPr="004B742B">
        <w:rPr>
          <w:rFonts w:ascii="Times New Roman" w:hAnsi="Times New Roman" w:cs="Times New Roman"/>
          <w:sz w:val="24"/>
          <w:szCs w:val="24"/>
        </w:rPr>
        <w:t xml:space="preserve"> and </w:t>
      </w:r>
      <w:r w:rsidR="00CE5D95" w:rsidRPr="004B742B">
        <w:rPr>
          <w:rFonts w:ascii="Times New Roman" w:hAnsi="Times New Roman" w:cs="Times New Roman"/>
          <w:sz w:val="24"/>
          <w:szCs w:val="24"/>
        </w:rPr>
        <w:lastRenderedPageBreak/>
        <w:t xml:space="preserve">complying with BSD protocol, </w:t>
      </w:r>
      <w:r w:rsidR="00EE5A08" w:rsidRPr="004B742B">
        <w:rPr>
          <w:rFonts w:ascii="Times New Roman" w:hAnsi="Times New Roman" w:cs="Times New Roman"/>
          <w:sz w:val="24"/>
          <w:szCs w:val="24"/>
        </w:rPr>
        <w:t xml:space="preserve">is a set of third-party scientific and numerical toolkits. It serves TastePeptides-Meta and is </w:t>
      </w:r>
      <w:del w:id="540" w:author="周 天行" w:date="2021-12-17T20:16:00Z">
        <w:r w:rsidR="00EE5A08" w:rsidRPr="004B742B" w:rsidDel="00E019C7">
          <w:rPr>
            <w:rFonts w:ascii="Times New Roman" w:hAnsi="Times New Roman" w:cs="Times New Roman"/>
            <w:sz w:val="24"/>
            <w:szCs w:val="24"/>
          </w:rPr>
          <w:delText xml:space="preserve">committed </w:delText>
        </w:r>
      </w:del>
      <w:ins w:id="541" w:author="周 天行" w:date="2021-12-17T20:16:00Z">
        <w:r w:rsidR="00E019C7">
          <w:rPr>
            <w:rFonts w:ascii="Times New Roman" w:hAnsi="Times New Roman" w:cs="Times New Roman"/>
            <w:sz w:val="24"/>
            <w:szCs w:val="24"/>
          </w:rPr>
          <w:t>dedicated</w:t>
        </w:r>
        <w:r w:rsidR="00E019C7" w:rsidRPr="004B742B">
          <w:rPr>
            <w:rFonts w:ascii="Times New Roman" w:hAnsi="Times New Roman" w:cs="Times New Roman"/>
            <w:sz w:val="24"/>
            <w:szCs w:val="24"/>
          </w:rPr>
          <w:t xml:space="preserve"> </w:t>
        </w:r>
      </w:ins>
      <w:r w:rsidR="00EE5A08" w:rsidRPr="004B742B">
        <w:rPr>
          <w:rFonts w:ascii="Times New Roman" w:hAnsi="Times New Roman" w:cs="Times New Roman"/>
          <w:sz w:val="24"/>
          <w:szCs w:val="24"/>
        </w:rPr>
        <w:t xml:space="preserve">to </w:t>
      </w:r>
      <w:del w:id="542" w:author="周 天行" w:date="2021-12-17T20:16:00Z">
        <w:r w:rsidR="00CE5D95" w:rsidRPr="004B742B" w:rsidDel="00E019C7">
          <w:rPr>
            <w:rFonts w:ascii="Times New Roman" w:hAnsi="Times New Roman" w:cs="Times New Roman"/>
            <w:sz w:val="24"/>
            <w:szCs w:val="24"/>
          </w:rPr>
          <w:delText>expose</w:delText>
        </w:r>
      </w:del>
      <w:ins w:id="543" w:author="周 天行" w:date="2021-12-17T20:16:00Z">
        <w:r w:rsidR="00E019C7">
          <w:rPr>
            <w:rFonts w:ascii="Times New Roman" w:hAnsi="Times New Roman" w:cs="Times New Roman"/>
            <w:sz w:val="24"/>
            <w:szCs w:val="24"/>
          </w:rPr>
          <w:t>reveal</w:t>
        </w:r>
      </w:ins>
      <w:r w:rsidR="00EE5A08" w:rsidRPr="004B742B">
        <w:rPr>
          <w:rFonts w:ascii="Times New Roman" w:hAnsi="Times New Roman" w:cs="Times New Roman"/>
          <w:sz w:val="24"/>
          <w:szCs w:val="24"/>
        </w:rPr>
        <w:t xml:space="preserve"> the entire </w:t>
      </w:r>
      <w:del w:id="544" w:author="周 天行" w:date="2021-12-17T20:16:00Z">
        <w:r w:rsidR="00EE5A08" w:rsidRPr="004B742B" w:rsidDel="00E019C7">
          <w:rPr>
            <w:rFonts w:ascii="Times New Roman" w:hAnsi="Times New Roman" w:cs="Times New Roman"/>
            <w:sz w:val="24"/>
            <w:szCs w:val="24"/>
          </w:rPr>
          <w:delText xml:space="preserve">process of </w:delText>
        </w:r>
      </w:del>
      <w:r w:rsidR="00EE5A08" w:rsidRPr="004B742B">
        <w:rPr>
          <w:rFonts w:ascii="Times New Roman" w:hAnsi="Times New Roman" w:cs="Times New Roman"/>
          <w:sz w:val="24"/>
          <w:szCs w:val="24"/>
        </w:rPr>
        <w:t xml:space="preserve">TastePeptidesDB data processing </w:t>
      </w:r>
      <w:r w:rsidR="00CE5D95" w:rsidRPr="004B742B">
        <w:rPr>
          <w:rFonts w:ascii="Times New Roman" w:hAnsi="Times New Roman" w:cs="Times New Roman"/>
          <w:sz w:val="24"/>
          <w:szCs w:val="24"/>
        </w:rPr>
        <w:t>and</w:t>
      </w:r>
      <w:r w:rsidR="00EE5A08" w:rsidRPr="004B742B">
        <w:rPr>
          <w:rFonts w:ascii="Times New Roman" w:hAnsi="Times New Roman" w:cs="Times New Roman"/>
          <w:sz w:val="24"/>
          <w:szCs w:val="24"/>
        </w:rPr>
        <w:t xml:space="preserve"> Umami_YYDS model building, including feature </w:t>
      </w:r>
      <w:r w:rsidR="00CE5D95" w:rsidRPr="004B742B">
        <w:rPr>
          <w:rFonts w:ascii="Times New Roman" w:hAnsi="Times New Roman" w:cs="Times New Roman"/>
          <w:sz w:val="24"/>
          <w:szCs w:val="24"/>
        </w:rPr>
        <w:t xml:space="preserve">construction, model </w:t>
      </w:r>
      <w:r w:rsidR="00EE5A08" w:rsidRPr="004B742B">
        <w:rPr>
          <w:rFonts w:ascii="Times New Roman" w:hAnsi="Times New Roman" w:cs="Times New Roman"/>
          <w:sz w:val="24"/>
          <w:szCs w:val="24"/>
        </w:rPr>
        <w:t>selection</w:t>
      </w:r>
      <w:r w:rsidR="00CE5D95" w:rsidRPr="004B742B">
        <w:rPr>
          <w:rFonts w:ascii="Times New Roman" w:hAnsi="Times New Roman" w:cs="Times New Roman"/>
          <w:sz w:val="24"/>
          <w:szCs w:val="24"/>
        </w:rPr>
        <w:t xml:space="preserve"> and v</w:t>
      </w:r>
      <w:r w:rsidR="00EE5A08" w:rsidRPr="004B742B">
        <w:rPr>
          <w:rFonts w:ascii="Times New Roman" w:hAnsi="Times New Roman" w:cs="Times New Roman"/>
          <w:sz w:val="24"/>
          <w:szCs w:val="24"/>
        </w:rPr>
        <w:t>isualization</w:t>
      </w:r>
      <w:r w:rsidR="00CE5D95" w:rsidRPr="004B742B">
        <w:rPr>
          <w:rFonts w:ascii="Times New Roman" w:hAnsi="Times New Roman" w:cs="Times New Roman"/>
          <w:sz w:val="24"/>
          <w:szCs w:val="24"/>
        </w:rPr>
        <w:t>.</w:t>
      </w:r>
      <w:r w:rsidR="00EE5A08" w:rsidRPr="004B742B">
        <w:rPr>
          <w:rFonts w:ascii="Times New Roman" w:hAnsi="Times New Roman" w:cs="Times New Roman"/>
          <w:sz w:val="24"/>
          <w:szCs w:val="24"/>
        </w:rPr>
        <w:t xml:space="preserve"> The model has been published in Pypi</w:t>
      </w:r>
      <w:ins w:id="545" w:author="周 天行" w:date="2021-12-17T20:17:00Z">
        <w:r w:rsidR="00E019C7">
          <w:rPr>
            <w:rFonts w:ascii="Times New Roman" w:hAnsi="Times New Roman" w:cs="Times New Roman"/>
            <w:sz w:val="24"/>
            <w:szCs w:val="24"/>
          </w:rPr>
          <w:t xml:space="preserve"> </w:t>
        </w:r>
      </w:ins>
      <w:r w:rsidR="004B3338" w:rsidRPr="004B742B">
        <w:rPr>
          <w:rFonts w:ascii="Times New Roman" w:hAnsi="Times New Roman" w:cs="Times New Roman"/>
          <w:sz w:val="24"/>
          <w:szCs w:val="24"/>
        </w:rPr>
        <w:t>(The Python Package Index)</w:t>
      </w:r>
      <w:r w:rsidR="00EE5A08" w:rsidRPr="004B742B">
        <w:rPr>
          <w:rFonts w:ascii="Times New Roman" w:hAnsi="Times New Roman" w:cs="Times New Roman"/>
          <w:sz w:val="24"/>
          <w:szCs w:val="24"/>
        </w:rPr>
        <w:t xml:space="preserve">, </w:t>
      </w:r>
      <w:r w:rsidR="00644525" w:rsidRPr="004B742B">
        <w:rPr>
          <w:rFonts w:ascii="Times New Roman" w:hAnsi="Times New Roman" w:cs="Times New Roman"/>
          <w:sz w:val="24"/>
          <w:szCs w:val="24"/>
        </w:rPr>
        <w:t xml:space="preserve">which is </w:t>
      </w:r>
      <w:r w:rsidR="00EE5A08" w:rsidRPr="004B742B">
        <w:rPr>
          <w:rFonts w:ascii="Times New Roman" w:hAnsi="Times New Roman" w:cs="Times New Roman"/>
          <w:sz w:val="24"/>
          <w:szCs w:val="24"/>
        </w:rPr>
        <w:t xml:space="preserve">the software repository of the Python programming language. </w:t>
      </w:r>
      <w:r w:rsidR="00644525" w:rsidRPr="004B742B">
        <w:rPr>
          <w:rFonts w:ascii="Times New Roman" w:hAnsi="Times New Roman" w:cs="Times New Roman"/>
          <w:sz w:val="24"/>
          <w:szCs w:val="24"/>
        </w:rPr>
        <w:t>T</w:t>
      </w:r>
      <w:r w:rsidR="00EE5A08" w:rsidRPr="004B742B">
        <w:rPr>
          <w:rFonts w:ascii="Times New Roman" w:hAnsi="Times New Roman" w:cs="Times New Roman"/>
          <w:sz w:val="24"/>
          <w:szCs w:val="24"/>
        </w:rPr>
        <w:t>he corresponding function can be realized within 1</w:t>
      </w:r>
      <w:r w:rsidR="00F81105" w:rsidRPr="004B742B">
        <w:rPr>
          <w:rFonts w:ascii="Times New Roman" w:hAnsi="Times New Roman" w:cs="Times New Roman"/>
          <w:sz w:val="24"/>
          <w:szCs w:val="24"/>
        </w:rPr>
        <w:t xml:space="preserve"> </w:t>
      </w:r>
      <w:r w:rsidR="00EE5A08" w:rsidRPr="004B742B">
        <w:rPr>
          <w:rFonts w:ascii="Times New Roman" w:hAnsi="Times New Roman" w:cs="Times New Roman"/>
          <w:sz w:val="24"/>
          <w:szCs w:val="24"/>
        </w:rPr>
        <w:t xml:space="preserve">min. The speed measurement file and detailed instructions are in the GitHub documentation README.md and README.pdf, </w:t>
      </w:r>
      <w:ins w:id="546" w:author="周 天行" w:date="2021-12-17T20:18:00Z">
        <w:r w:rsidR="00E019C7">
          <w:rPr>
            <w:rFonts w:ascii="Times New Roman" w:hAnsi="Times New Roman" w:cs="Times New Roman"/>
            <w:sz w:val="24"/>
            <w:szCs w:val="24"/>
          </w:rPr>
          <w:t xml:space="preserve">and </w:t>
        </w:r>
      </w:ins>
      <w:r w:rsidR="00EE5A08" w:rsidRPr="004B742B">
        <w:rPr>
          <w:rFonts w:ascii="Times New Roman" w:hAnsi="Times New Roman" w:cs="Times New Roman"/>
          <w:sz w:val="24"/>
          <w:szCs w:val="24"/>
        </w:rPr>
        <w:t xml:space="preserve">the address is </w:t>
      </w:r>
      <w:hyperlink r:id="rId17" w:history="1">
        <w:r w:rsidR="00C322E3" w:rsidRPr="004B742B">
          <w:rPr>
            <w:rFonts w:ascii="Times New Roman" w:hAnsi="Times New Roman" w:cs="Times New Roman"/>
            <w:sz w:val="24"/>
            <w:szCs w:val="24"/>
          </w:rPr>
          <w:t>https://github.com/SynchronyML/</w:t>
        </w:r>
        <w:r w:rsidR="00FB1A34" w:rsidRPr="004B742B">
          <w:rPr>
            <w:rFonts w:ascii="Times New Roman" w:hAnsi="Times New Roman" w:cs="Times New Roman"/>
            <w:sz w:val="24"/>
            <w:szCs w:val="24"/>
          </w:rPr>
          <w:t>Auto_Taste_ML</w:t>
        </w:r>
      </w:hyperlink>
      <w:r w:rsidR="00C322E3" w:rsidRPr="004B742B">
        <w:rPr>
          <w:rFonts w:ascii="Times New Roman" w:hAnsi="Times New Roman" w:cs="Times New Roman"/>
          <w:sz w:val="24"/>
          <w:szCs w:val="24"/>
        </w:rPr>
        <w:t>.</w:t>
      </w:r>
    </w:p>
    <w:p w14:paraId="24B7A9FD" w14:textId="77777777" w:rsidR="004D72F3" w:rsidRPr="004B742B" w:rsidRDefault="004D72F3" w:rsidP="004B742B">
      <w:pPr>
        <w:spacing w:line="480" w:lineRule="auto"/>
        <w:rPr>
          <w:rFonts w:ascii="Times New Roman" w:hAnsi="Times New Roman" w:cs="Times New Roman"/>
          <w:color w:val="000000"/>
          <w:sz w:val="24"/>
          <w:szCs w:val="24"/>
          <w:shd w:val="clear" w:color="auto" w:fill="FFFFFF"/>
        </w:rPr>
      </w:pPr>
    </w:p>
    <w:p w14:paraId="21907EB3" w14:textId="0B7CE856" w:rsidR="00004579" w:rsidRPr="004B742B" w:rsidRDefault="00004579" w:rsidP="004B742B">
      <w:pPr>
        <w:spacing w:line="480" w:lineRule="auto"/>
        <w:rPr>
          <w:rFonts w:ascii="Times New Roman" w:hAnsi="Times New Roman" w:cs="Times New Roman"/>
          <w:i/>
          <w:iCs/>
          <w:sz w:val="24"/>
          <w:szCs w:val="24"/>
        </w:rPr>
      </w:pPr>
      <w:r w:rsidRPr="004B742B">
        <w:rPr>
          <w:rFonts w:ascii="Times New Roman" w:hAnsi="Times New Roman" w:cs="Times New Roman"/>
          <w:i/>
          <w:iCs/>
          <w:sz w:val="24"/>
          <w:szCs w:val="24"/>
        </w:rPr>
        <w:t>Umami_YYDS Web Server</w:t>
      </w:r>
    </w:p>
    <w:p w14:paraId="63AA1690" w14:textId="3633273A" w:rsidR="00004579" w:rsidRPr="004B742B" w:rsidRDefault="00736830" w:rsidP="004B742B">
      <w:pPr>
        <w:spacing w:line="480" w:lineRule="auto"/>
        <w:rPr>
          <w:rFonts w:ascii="Times New Roman" w:hAnsi="Times New Roman" w:cs="Times New Roman"/>
          <w:i/>
          <w:iCs/>
          <w:sz w:val="24"/>
          <w:szCs w:val="24"/>
        </w:rPr>
      </w:pPr>
      <w:r w:rsidRPr="004B742B">
        <w:rPr>
          <w:rFonts w:ascii="Times New Roman" w:hAnsi="Times New Roman" w:cs="Times New Roman"/>
          <w:i/>
          <w:iCs/>
          <w:sz w:val="24"/>
          <w:szCs w:val="24"/>
        </w:rPr>
        <w:tab/>
      </w:r>
      <w:r w:rsidRPr="004B742B">
        <w:rPr>
          <w:rFonts w:ascii="Times New Roman" w:hAnsi="Times New Roman" w:cs="Times New Roman"/>
          <w:sz w:val="24"/>
          <w:szCs w:val="24"/>
        </w:rPr>
        <w:t xml:space="preserve">In order to build a direct connection between academia and industry and identify more taste peptides in a convenient way, a user-friendly web server has been developed as introduced by TastePeptides-Meta. This </w:t>
      </w:r>
      <w:del w:id="547" w:author="周 天行" w:date="2021-12-17T20:19:00Z">
        <w:r w:rsidRPr="004B742B" w:rsidDel="00E019C7">
          <w:rPr>
            <w:rFonts w:ascii="Times New Roman" w:hAnsi="Times New Roman" w:cs="Times New Roman"/>
            <w:sz w:val="24"/>
            <w:szCs w:val="24"/>
          </w:rPr>
          <w:delText xml:space="preserve">research </w:delText>
        </w:r>
      </w:del>
      <w:ins w:id="548" w:author="周 天行" w:date="2021-12-17T20:19:00Z">
        <w:r w:rsidR="00E019C7">
          <w:rPr>
            <w:rFonts w:ascii="Times New Roman" w:hAnsi="Times New Roman" w:cs="Times New Roman"/>
            <w:sz w:val="24"/>
            <w:szCs w:val="24"/>
          </w:rPr>
          <w:t>study</w:t>
        </w:r>
        <w:r w:rsidR="00E019C7" w:rsidRPr="004B742B">
          <w:rPr>
            <w:rFonts w:ascii="Times New Roman" w:hAnsi="Times New Roman" w:cs="Times New Roman"/>
            <w:sz w:val="24"/>
            <w:szCs w:val="24"/>
          </w:rPr>
          <w:t xml:space="preserve"> </w:t>
        </w:r>
      </w:ins>
      <w:r w:rsidRPr="004B742B">
        <w:rPr>
          <w:rFonts w:ascii="Times New Roman" w:hAnsi="Times New Roman" w:cs="Times New Roman"/>
          <w:sz w:val="24"/>
          <w:szCs w:val="24"/>
        </w:rPr>
        <w:t xml:space="preserve">published the modeling results on the Umami_YYDS server at </w:t>
      </w:r>
      <w:hyperlink r:id="rId18" w:history="1">
        <w:r w:rsidRPr="004B742B">
          <w:rPr>
            <w:rStyle w:val="a3"/>
            <w:rFonts w:ascii="Times New Roman" w:hAnsi="Times New Roman" w:cs="Times New Roman"/>
            <w:sz w:val="24"/>
            <w:szCs w:val="24"/>
          </w:rPr>
          <w:t>http://tastepeptides-meta.com:7777/cal</w:t>
        </w:r>
      </w:hyperlink>
      <w:r w:rsidRPr="004B742B">
        <w:rPr>
          <w:rFonts w:ascii="Times New Roman" w:hAnsi="Times New Roman" w:cs="Times New Roman"/>
          <w:sz w:val="24"/>
          <w:szCs w:val="24"/>
        </w:rPr>
        <w:t xml:space="preserve"> (the website may be changed to </w:t>
      </w:r>
      <w:hyperlink r:id="rId19" w:history="1">
        <w:r w:rsidRPr="004B742B">
          <w:rPr>
            <w:rStyle w:val="a3"/>
            <w:rFonts w:ascii="Times New Roman" w:hAnsi="Times New Roman" w:cs="Times New Roman"/>
            <w:sz w:val="24"/>
            <w:szCs w:val="24"/>
          </w:rPr>
          <w:t>http://tastepeptides-meta.com/cal</w:t>
        </w:r>
      </w:hyperlink>
      <w:r w:rsidRPr="004B742B">
        <w:rPr>
          <w:rFonts w:ascii="Times New Roman" w:hAnsi="Times New Roman" w:cs="Times New Roman"/>
          <w:sz w:val="24"/>
          <w:szCs w:val="24"/>
        </w:rPr>
        <w:t xml:space="preserve">). The webpage has been tested on the latest versions of Google Chrome and Apple Safari for a period of 3 months, and </w:t>
      </w:r>
      <w:ins w:id="549" w:author="周 天行" w:date="2021-12-17T20:20:00Z">
        <w:r w:rsidR="003F757D">
          <w:rPr>
            <w:rFonts w:ascii="Times New Roman" w:hAnsi="Times New Roman" w:cs="Times New Roman"/>
            <w:sz w:val="24"/>
            <w:szCs w:val="24"/>
          </w:rPr>
          <w:t xml:space="preserve">showed </w:t>
        </w:r>
      </w:ins>
      <w:del w:id="550" w:author="周 天行" w:date="2021-12-17T20:20:00Z">
        <w:r w:rsidRPr="004B742B" w:rsidDel="003F757D">
          <w:rPr>
            <w:rFonts w:ascii="Times New Roman" w:hAnsi="Times New Roman" w:cs="Times New Roman"/>
            <w:sz w:val="24"/>
            <w:szCs w:val="24"/>
          </w:rPr>
          <w:delText>performed well</w:delText>
        </w:r>
      </w:del>
      <w:ins w:id="551" w:author="周 天行" w:date="2021-12-17T20:20:00Z">
        <w:r w:rsidR="003F757D">
          <w:rPr>
            <w:rFonts w:ascii="Times New Roman" w:hAnsi="Times New Roman" w:cs="Times New Roman"/>
            <w:sz w:val="24"/>
            <w:szCs w:val="24"/>
          </w:rPr>
          <w:t xml:space="preserve"> good performance</w:t>
        </w:r>
      </w:ins>
      <w:r w:rsidRPr="004B742B">
        <w:rPr>
          <w:rFonts w:ascii="Times New Roman" w:hAnsi="Times New Roman" w:cs="Times New Roman"/>
          <w:sz w:val="24"/>
          <w:szCs w:val="24"/>
        </w:rPr>
        <w:t>. Step-by-step instructions about web server can be found in the support information.</w:t>
      </w:r>
    </w:p>
    <w:p w14:paraId="0F307DFD" w14:textId="77777777" w:rsidR="00004579" w:rsidRPr="004B742B" w:rsidRDefault="00004579" w:rsidP="004B742B">
      <w:pPr>
        <w:spacing w:line="480" w:lineRule="auto"/>
        <w:rPr>
          <w:rFonts w:ascii="Times New Roman" w:hAnsi="Times New Roman" w:cs="Times New Roman"/>
          <w:color w:val="000000"/>
          <w:sz w:val="24"/>
          <w:szCs w:val="24"/>
          <w:shd w:val="clear" w:color="auto" w:fill="FFFFFF"/>
        </w:rPr>
      </w:pPr>
    </w:p>
    <w:p w14:paraId="7185EB4E" w14:textId="66B5957F" w:rsidR="000E4518" w:rsidRPr="004B742B" w:rsidRDefault="004414AE" w:rsidP="004B742B">
      <w:pPr>
        <w:pStyle w:val="1"/>
        <w:spacing w:line="480" w:lineRule="auto"/>
        <w:rPr>
          <w:rFonts w:ascii="Times New Roman" w:hAnsi="Times New Roman" w:cs="Times New Roman"/>
          <w:sz w:val="24"/>
          <w:szCs w:val="24"/>
          <w:shd w:val="clear" w:color="auto" w:fill="FFFFFF"/>
        </w:rPr>
      </w:pPr>
      <w:r w:rsidRPr="004B742B">
        <w:rPr>
          <w:rFonts w:ascii="Times New Roman" w:hAnsi="Times New Roman" w:cs="Times New Roman"/>
          <w:sz w:val="24"/>
          <w:szCs w:val="24"/>
          <w:shd w:val="clear" w:color="auto" w:fill="FFFFFF"/>
        </w:rPr>
        <w:t xml:space="preserve">4 </w:t>
      </w:r>
      <w:r w:rsidR="00DE7194" w:rsidRPr="004B742B">
        <w:rPr>
          <w:rFonts w:ascii="Times New Roman" w:hAnsi="Times New Roman" w:cs="Times New Roman"/>
          <w:sz w:val="24"/>
          <w:szCs w:val="24"/>
          <w:shd w:val="clear" w:color="auto" w:fill="FFFFFF"/>
        </w:rPr>
        <w:t>Conclusions</w:t>
      </w:r>
    </w:p>
    <w:p w14:paraId="484E3453" w14:textId="2CC28898" w:rsidR="009C7F1F" w:rsidRPr="004B742B" w:rsidRDefault="007A30C9" w:rsidP="004B742B">
      <w:pPr>
        <w:spacing w:line="480" w:lineRule="auto"/>
        <w:rPr>
          <w:rFonts w:ascii="Times New Roman" w:hAnsi="Times New Roman" w:cs="Times New Roman"/>
          <w:sz w:val="24"/>
          <w:szCs w:val="24"/>
          <w:shd w:val="clear" w:color="auto" w:fill="FFFFFF"/>
        </w:rPr>
      </w:pPr>
      <w:r w:rsidRPr="004B742B">
        <w:rPr>
          <w:rFonts w:ascii="Times New Roman" w:hAnsi="Times New Roman" w:cs="Times New Roman"/>
          <w:sz w:val="24"/>
          <w:szCs w:val="24"/>
          <w:shd w:val="clear" w:color="auto" w:fill="FFFFFF"/>
        </w:rPr>
        <w:tab/>
      </w:r>
      <w:r w:rsidR="002E1748" w:rsidRPr="004B742B">
        <w:rPr>
          <w:rFonts w:ascii="Times New Roman" w:hAnsi="Times New Roman" w:cs="Times New Roman"/>
          <w:sz w:val="24"/>
          <w:szCs w:val="24"/>
          <w:shd w:val="clear" w:color="auto" w:fill="FFFFFF"/>
        </w:rPr>
        <w:t xml:space="preserve">In this study, the taste peptides published in recent years were sorted and published </w:t>
      </w:r>
      <w:r w:rsidR="002E1748" w:rsidRPr="004B742B">
        <w:rPr>
          <w:rFonts w:ascii="Times New Roman" w:hAnsi="Times New Roman" w:cs="Times New Roman"/>
          <w:sz w:val="24"/>
          <w:szCs w:val="24"/>
          <w:shd w:val="clear" w:color="auto" w:fill="FFFFFF"/>
        </w:rPr>
        <w:lastRenderedPageBreak/>
        <w:t xml:space="preserve">as TastepeptidesDB in the form of a web query system. Based on the </w:t>
      </w:r>
      <w:ins w:id="552" w:author="周 天行" w:date="2021-12-17T20:22:00Z">
        <w:r w:rsidR="003F757D" w:rsidRPr="004B742B">
          <w:rPr>
            <w:rFonts w:ascii="Times New Roman" w:hAnsi="Times New Roman" w:cs="Times New Roman"/>
            <w:sz w:val="24"/>
            <w:szCs w:val="24"/>
            <w:shd w:val="clear" w:color="auto" w:fill="FFFFFF"/>
          </w:rPr>
          <w:t xml:space="preserve">data </w:t>
        </w:r>
      </w:ins>
      <w:r w:rsidR="002E1748" w:rsidRPr="004B742B">
        <w:rPr>
          <w:rFonts w:ascii="Times New Roman" w:hAnsi="Times New Roman" w:cs="Times New Roman"/>
          <w:sz w:val="24"/>
          <w:szCs w:val="24"/>
          <w:shd w:val="clear" w:color="auto" w:fill="FFFFFF"/>
        </w:rPr>
        <w:t>above</w:t>
      </w:r>
      <w:del w:id="553" w:author="周 天行" w:date="2021-12-17T20:22:00Z">
        <w:r w:rsidR="002E1748" w:rsidRPr="004B742B" w:rsidDel="003F757D">
          <w:rPr>
            <w:rFonts w:ascii="Times New Roman" w:hAnsi="Times New Roman" w:cs="Times New Roman"/>
            <w:sz w:val="24"/>
            <w:szCs w:val="24"/>
            <w:shd w:val="clear" w:color="auto" w:fill="FFFFFF"/>
          </w:rPr>
          <w:delText xml:space="preserve"> data</w:delText>
        </w:r>
      </w:del>
      <w:r w:rsidR="002E1748" w:rsidRPr="004B742B">
        <w:rPr>
          <w:rFonts w:ascii="Times New Roman" w:hAnsi="Times New Roman" w:cs="Times New Roman"/>
          <w:sz w:val="24"/>
          <w:szCs w:val="24"/>
          <w:shd w:val="clear" w:color="auto" w:fill="FFFFFF"/>
        </w:rPr>
        <w:t>, a</w:t>
      </w:r>
      <w:ins w:id="554" w:author="周 天行" w:date="2021-12-17T20:24:00Z">
        <w:r w:rsidR="003F757D">
          <w:rPr>
            <w:rFonts w:ascii="Times New Roman" w:hAnsi="Times New Roman" w:cs="Times New Roman"/>
            <w:sz w:val="24"/>
            <w:szCs w:val="24"/>
            <w:shd w:val="clear" w:color="auto" w:fill="FFFFFF"/>
          </w:rPr>
          <w:t>n</w:t>
        </w:r>
      </w:ins>
      <w:r w:rsidR="002E1748" w:rsidRPr="004B742B">
        <w:rPr>
          <w:rFonts w:ascii="Times New Roman" w:hAnsi="Times New Roman" w:cs="Times New Roman"/>
          <w:sz w:val="24"/>
          <w:szCs w:val="24"/>
          <w:shd w:val="clear" w:color="auto" w:fill="FFFFFF"/>
        </w:rPr>
        <w:t xml:space="preserve"> umami/bitterness predictor based on chemoinformatics and amino acid sequence is proposed and published as a web service Umami_YYDS. Through the interpretability analysis of the model, it is found that </w:t>
      </w:r>
      <w:ins w:id="555" w:author="周 天行" w:date="2021-12-17T20:24:00Z">
        <w:r w:rsidR="003F757D">
          <w:rPr>
            <w:rFonts w:ascii="Times New Roman" w:hAnsi="Times New Roman" w:cs="Times New Roman"/>
            <w:sz w:val="24"/>
            <w:szCs w:val="24"/>
            <w:shd w:val="clear" w:color="auto" w:fill="FFFFFF"/>
          </w:rPr>
          <w:t xml:space="preserve">the </w:t>
        </w:r>
      </w:ins>
      <w:r w:rsidR="002E1748" w:rsidRPr="004B742B">
        <w:rPr>
          <w:rFonts w:ascii="Times New Roman" w:hAnsi="Times New Roman" w:cs="Times New Roman"/>
          <w:sz w:val="24"/>
          <w:szCs w:val="24"/>
          <w:shd w:val="clear" w:color="auto" w:fill="FFFFFF"/>
        </w:rPr>
        <w:t>water solubility, polarization rate and van der Waals radius are the main factors affecting the taste characteristics of short peptides. Finally, the modeling process is encapsulated as an automatic machine learning package Auto_Taste_ML, which constitutes the TastePeptides-Meta universe.</w:t>
      </w:r>
    </w:p>
    <w:p w14:paraId="2C60DCD8" w14:textId="61A73778" w:rsidR="007A30C9" w:rsidRPr="004B742B" w:rsidRDefault="009E27AF" w:rsidP="004B742B">
      <w:pPr>
        <w:spacing w:line="480" w:lineRule="auto"/>
        <w:rPr>
          <w:rFonts w:ascii="Times New Roman" w:hAnsi="Times New Roman" w:cs="Times New Roman"/>
          <w:sz w:val="24"/>
          <w:szCs w:val="24"/>
          <w:shd w:val="clear" w:color="auto" w:fill="FFFFFF"/>
        </w:rPr>
      </w:pPr>
      <w:r w:rsidRPr="004B742B">
        <w:rPr>
          <w:rFonts w:ascii="Times New Roman" w:hAnsi="Times New Roman" w:cs="Times New Roman"/>
          <w:sz w:val="24"/>
          <w:szCs w:val="24"/>
          <w:shd w:val="clear" w:color="auto" w:fill="FFFFFF"/>
        </w:rPr>
        <w:tab/>
        <w:t>Although the above-mentioned models have achieved excellent performance in terms of accuracy and robustness, there is still a lot of room for improvement. First</w:t>
      </w:r>
      <w:ins w:id="556" w:author="周 天行" w:date="2021-12-17T20:26:00Z">
        <w:r w:rsidR="00844E6B">
          <w:rPr>
            <w:rFonts w:ascii="Times New Roman" w:hAnsi="Times New Roman" w:cs="Times New Roman"/>
            <w:sz w:val="24"/>
            <w:szCs w:val="24"/>
            <w:shd w:val="clear" w:color="auto" w:fill="FFFFFF"/>
          </w:rPr>
          <w:t>ly</w:t>
        </w:r>
      </w:ins>
      <w:r w:rsidRPr="004B742B">
        <w:rPr>
          <w:rFonts w:ascii="Times New Roman" w:hAnsi="Times New Roman" w:cs="Times New Roman"/>
          <w:sz w:val="24"/>
          <w:szCs w:val="24"/>
          <w:shd w:val="clear" w:color="auto" w:fill="FFFFFF"/>
        </w:rPr>
        <w:t xml:space="preserve">, the method is based on the modeling results of a single model. At this stage, the fusion model method shows better in </w:t>
      </w:r>
      <w:del w:id="557" w:author="周 天行" w:date="2021-12-17T20:26:00Z">
        <w:r w:rsidRPr="004B742B" w:rsidDel="00844E6B">
          <w:rPr>
            <w:rFonts w:ascii="Times New Roman" w:hAnsi="Times New Roman" w:cs="Times New Roman"/>
            <w:sz w:val="24"/>
            <w:szCs w:val="24"/>
            <w:shd w:val="clear" w:color="auto" w:fill="FFFFFF"/>
          </w:rPr>
          <w:delText xml:space="preserve"> </w:delText>
        </w:r>
      </w:del>
      <w:r w:rsidRPr="004B742B">
        <w:rPr>
          <w:rFonts w:ascii="Times New Roman" w:hAnsi="Times New Roman" w:cs="Times New Roman"/>
          <w:sz w:val="24"/>
          <w:szCs w:val="24"/>
          <w:shd w:val="clear" w:color="auto" w:fill="FFFFFF"/>
        </w:rPr>
        <w:t>recognition performance in many fields</w:t>
      </w:r>
      <w:r w:rsidR="001E4C3C" w:rsidRPr="004B742B">
        <w:rPr>
          <w:rFonts w:ascii="Times New Roman" w:hAnsi="Times New Roman" w:cs="Times New Roman"/>
          <w:sz w:val="24"/>
          <w:szCs w:val="24"/>
          <w:shd w:val="clear" w:color="auto" w:fill="FFFFFF"/>
        </w:rPr>
        <w:t>.</w:t>
      </w:r>
      <w:r w:rsidRPr="004B742B">
        <w:rPr>
          <w:rFonts w:ascii="Times New Roman" w:hAnsi="Times New Roman" w:cs="Times New Roman"/>
          <w:sz w:val="24"/>
          <w:szCs w:val="24"/>
          <w:shd w:val="clear" w:color="auto" w:fill="FFFFFF"/>
        </w:rPr>
        <w:t xml:space="preserve"> There are multiple classification judgments between basic </w:t>
      </w:r>
      <w:r w:rsidR="00002349" w:rsidRPr="004B742B">
        <w:rPr>
          <w:rFonts w:ascii="Times New Roman" w:hAnsi="Times New Roman" w:cs="Times New Roman"/>
          <w:sz w:val="24"/>
          <w:szCs w:val="24"/>
          <w:shd w:val="clear" w:color="auto" w:fill="FFFFFF"/>
        </w:rPr>
        <w:t>taste</w:t>
      </w:r>
      <w:r w:rsidRPr="004B742B">
        <w:rPr>
          <w:rFonts w:ascii="Times New Roman" w:hAnsi="Times New Roman" w:cs="Times New Roman"/>
          <w:sz w:val="24"/>
          <w:szCs w:val="24"/>
          <w:shd w:val="clear" w:color="auto" w:fill="FFFFFF"/>
        </w:rPr>
        <w:t xml:space="preserve"> such as umami, and there is even little research on its synergy, which can be studied </w:t>
      </w:r>
      <w:del w:id="558" w:author="周 天行" w:date="2021-12-17T20:27:00Z">
        <w:r w:rsidRPr="004B742B" w:rsidDel="00844E6B">
          <w:rPr>
            <w:rFonts w:ascii="Times New Roman" w:hAnsi="Times New Roman" w:cs="Times New Roman"/>
            <w:sz w:val="24"/>
            <w:szCs w:val="24"/>
            <w:shd w:val="clear" w:color="auto" w:fill="FFFFFF"/>
          </w:rPr>
          <w:delText xml:space="preserve">through </w:delText>
        </w:r>
      </w:del>
      <w:ins w:id="559" w:author="周 天行" w:date="2021-12-17T20:27:00Z">
        <w:r w:rsidR="00844E6B">
          <w:rPr>
            <w:rFonts w:ascii="Times New Roman" w:hAnsi="Times New Roman" w:cs="Times New Roman"/>
            <w:sz w:val="24"/>
            <w:szCs w:val="24"/>
            <w:shd w:val="clear" w:color="auto" w:fill="FFFFFF"/>
          </w:rPr>
          <w:t>by</w:t>
        </w:r>
        <w:r w:rsidR="00844E6B" w:rsidRPr="004B742B">
          <w:rPr>
            <w:rFonts w:ascii="Times New Roman" w:hAnsi="Times New Roman" w:cs="Times New Roman"/>
            <w:sz w:val="24"/>
            <w:szCs w:val="24"/>
            <w:shd w:val="clear" w:color="auto" w:fill="FFFFFF"/>
          </w:rPr>
          <w:t xml:space="preserve"> </w:t>
        </w:r>
      </w:ins>
      <w:r w:rsidRPr="004B742B">
        <w:rPr>
          <w:rFonts w:ascii="Times New Roman" w:hAnsi="Times New Roman" w:cs="Times New Roman"/>
          <w:sz w:val="24"/>
          <w:szCs w:val="24"/>
          <w:shd w:val="clear" w:color="auto" w:fill="FFFFFF"/>
        </w:rPr>
        <w:t>future database expansion</w:t>
      </w:r>
      <w:r w:rsidR="001E4C3C" w:rsidRPr="004B742B">
        <w:rPr>
          <w:rFonts w:ascii="Times New Roman" w:hAnsi="Times New Roman" w:cs="Times New Roman"/>
          <w:sz w:val="24"/>
          <w:szCs w:val="24"/>
          <w:shd w:val="clear" w:color="auto" w:fill="FFFFFF"/>
        </w:rPr>
        <w:t>.</w:t>
      </w:r>
      <w:r w:rsidRPr="004B742B">
        <w:rPr>
          <w:rFonts w:ascii="Times New Roman" w:hAnsi="Times New Roman" w:cs="Times New Roman"/>
          <w:sz w:val="24"/>
          <w:szCs w:val="24"/>
          <w:shd w:val="clear" w:color="auto" w:fill="FFFFFF"/>
        </w:rPr>
        <w:t xml:space="preserve"> </w:t>
      </w:r>
      <w:r w:rsidR="001E4C3C" w:rsidRPr="004B742B">
        <w:rPr>
          <w:rFonts w:ascii="Times New Roman" w:hAnsi="Times New Roman" w:cs="Times New Roman"/>
          <w:sz w:val="24"/>
          <w:szCs w:val="24"/>
          <w:shd w:val="clear" w:color="auto" w:fill="FFFFFF"/>
        </w:rPr>
        <w:t>F</w:t>
      </w:r>
      <w:r w:rsidRPr="004B742B">
        <w:rPr>
          <w:rFonts w:ascii="Times New Roman" w:hAnsi="Times New Roman" w:cs="Times New Roman"/>
          <w:sz w:val="24"/>
          <w:szCs w:val="24"/>
          <w:shd w:val="clear" w:color="auto" w:fill="FFFFFF"/>
        </w:rPr>
        <w:t xml:space="preserve">inally, in the feature construction, </w:t>
      </w:r>
      <w:r w:rsidR="001E4C3C" w:rsidRPr="004B742B">
        <w:rPr>
          <w:rFonts w:ascii="Times New Roman" w:hAnsi="Times New Roman" w:cs="Times New Roman"/>
          <w:sz w:val="24"/>
          <w:szCs w:val="24"/>
          <w:shd w:val="clear" w:color="auto" w:fill="FFFFFF"/>
        </w:rPr>
        <w:t>we</w:t>
      </w:r>
      <w:r w:rsidRPr="004B742B">
        <w:rPr>
          <w:rFonts w:ascii="Times New Roman" w:hAnsi="Times New Roman" w:cs="Times New Roman"/>
          <w:sz w:val="24"/>
          <w:szCs w:val="24"/>
          <w:shd w:val="clear" w:color="auto" w:fill="FFFFFF"/>
        </w:rPr>
        <w:t xml:space="preserve"> can add </w:t>
      </w:r>
      <w:ins w:id="560" w:author="周 天行" w:date="2021-12-17T20:28:00Z">
        <w:r w:rsidR="00844E6B">
          <w:rPr>
            <w:rFonts w:ascii="Times New Roman" w:hAnsi="Times New Roman" w:cs="Times New Roman"/>
            <w:sz w:val="24"/>
            <w:szCs w:val="24"/>
            <w:shd w:val="clear" w:color="auto" w:fill="FFFFFF"/>
          </w:rPr>
          <w:t xml:space="preserve">the </w:t>
        </w:r>
        <w:r w:rsidR="00844E6B" w:rsidRPr="004B742B">
          <w:rPr>
            <w:rFonts w:ascii="Times New Roman" w:hAnsi="Times New Roman" w:cs="Times New Roman"/>
            <w:sz w:val="24"/>
            <w:szCs w:val="24"/>
            <w:shd w:val="clear" w:color="auto" w:fill="FFFFFF"/>
          </w:rPr>
          <w:t xml:space="preserve">information </w:t>
        </w:r>
        <w:r w:rsidR="00844E6B">
          <w:rPr>
            <w:rFonts w:ascii="Times New Roman" w:hAnsi="Times New Roman" w:cs="Times New Roman"/>
            <w:sz w:val="24"/>
            <w:szCs w:val="24"/>
            <w:shd w:val="clear" w:color="auto" w:fill="FFFFFF"/>
          </w:rPr>
          <w:t xml:space="preserve">of </w:t>
        </w:r>
      </w:ins>
      <w:r w:rsidRPr="004B742B">
        <w:rPr>
          <w:rFonts w:ascii="Times New Roman" w:hAnsi="Times New Roman" w:cs="Times New Roman"/>
          <w:sz w:val="24"/>
          <w:szCs w:val="24"/>
          <w:shd w:val="clear" w:color="auto" w:fill="FFFFFF"/>
        </w:rPr>
        <w:t xml:space="preserve">ligand interaction </w:t>
      </w:r>
      <w:del w:id="561" w:author="周 天行" w:date="2021-12-17T20:28:00Z">
        <w:r w:rsidRPr="004B742B" w:rsidDel="00844E6B">
          <w:rPr>
            <w:rFonts w:ascii="Times New Roman" w:hAnsi="Times New Roman" w:cs="Times New Roman"/>
            <w:sz w:val="24"/>
            <w:szCs w:val="24"/>
            <w:shd w:val="clear" w:color="auto" w:fill="FFFFFF"/>
          </w:rPr>
          <w:delText xml:space="preserve">information </w:delText>
        </w:r>
      </w:del>
      <w:r w:rsidRPr="004B742B">
        <w:rPr>
          <w:rFonts w:ascii="Times New Roman" w:hAnsi="Times New Roman" w:cs="Times New Roman"/>
          <w:sz w:val="24"/>
          <w:szCs w:val="24"/>
          <w:shd w:val="clear" w:color="auto" w:fill="FFFFFF"/>
        </w:rPr>
        <w:t>based on molecular docking to achieve consensus judge</w:t>
      </w:r>
      <w:r w:rsidR="001E4C3C" w:rsidRPr="004B742B">
        <w:rPr>
          <w:rFonts w:ascii="Times New Roman" w:hAnsi="Times New Roman" w:cs="Times New Roman"/>
          <w:sz w:val="24"/>
          <w:szCs w:val="24"/>
          <w:shd w:val="clear" w:color="auto" w:fill="FFFFFF"/>
        </w:rPr>
        <w:t>ment</w:t>
      </w:r>
      <w:r w:rsidRPr="004B742B">
        <w:rPr>
          <w:rFonts w:ascii="Times New Roman" w:hAnsi="Times New Roman" w:cs="Times New Roman"/>
          <w:sz w:val="24"/>
          <w:szCs w:val="24"/>
          <w:shd w:val="clear" w:color="auto" w:fill="FFFFFF"/>
        </w:rPr>
        <w:t>.</w:t>
      </w:r>
    </w:p>
    <w:p w14:paraId="439275BE" w14:textId="77777777" w:rsidR="005871FC" w:rsidRPr="004B742B" w:rsidRDefault="005871FC" w:rsidP="004B742B">
      <w:pPr>
        <w:spacing w:line="480" w:lineRule="auto"/>
        <w:rPr>
          <w:rFonts w:ascii="Times New Roman" w:hAnsi="Times New Roman" w:cs="Times New Roman"/>
          <w:color w:val="000000"/>
          <w:sz w:val="24"/>
          <w:szCs w:val="24"/>
          <w:shd w:val="clear" w:color="auto" w:fill="FFFFFF"/>
        </w:rPr>
      </w:pPr>
    </w:p>
    <w:p w14:paraId="7EEDAA0A" w14:textId="77777777" w:rsidR="009E52F8" w:rsidRPr="004B742B" w:rsidRDefault="009E52F8" w:rsidP="004B742B">
      <w:pPr>
        <w:spacing w:line="480" w:lineRule="auto"/>
        <w:rPr>
          <w:rFonts w:ascii="Times New Roman" w:hAnsi="Times New Roman" w:cs="Times New Roman"/>
          <w:color w:val="000000"/>
          <w:sz w:val="24"/>
          <w:szCs w:val="24"/>
          <w:shd w:val="clear" w:color="auto" w:fill="FFFFFF"/>
        </w:rPr>
      </w:pPr>
    </w:p>
    <w:p w14:paraId="31022D3B" w14:textId="6D0A5C9E" w:rsidR="00204B66" w:rsidRPr="004B742B" w:rsidRDefault="00204B66" w:rsidP="004B742B">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color w:val="000000"/>
          <w:sz w:val="24"/>
          <w:szCs w:val="24"/>
          <w:shd w:val="clear" w:color="auto" w:fill="FFFFFF"/>
        </w:rPr>
        <w:t>Reference</w:t>
      </w:r>
    </w:p>
    <w:p w14:paraId="167C4346" w14:textId="77777777" w:rsidR="0054391D" w:rsidRPr="0054391D" w:rsidRDefault="009C7F1F" w:rsidP="0054391D">
      <w:pPr>
        <w:pStyle w:val="EndNoteBibliography"/>
      </w:pPr>
      <w:r w:rsidRPr="004B742B">
        <w:rPr>
          <w:rFonts w:ascii="Times New Roman" w:hAnsi="Times New Roman" w:cs="Times New Roman"/>
          <w:color w:val="000000"/>
          <w:sz w:val="24"/>
          <w:szCs w:val="24"/>
          <w:shd w:val="clear" w:color="auto" w:fill="FFFFFF"/>
        </w:rPr>
        <w:fldChar w:fldCharType="begin"/>
      </w:r>
      <w:r w:rsidRPr="004B742B">
        <w:rPr>
          <w:rFonts w:ascii="Times New Roman" w:hAnsi="Times New Roman" w:cs="Times New Roman"/>
          <w:color w:val="000000"/>
          <w:sz w:val="24"/>
          <w:szCs w:val="24"/>
          <w:shd w:val="clear" w:color="auto" w:fill="FFFFFF"/>
        </w:rPr>
        <w:instrText xml:space="preserve"> ADDIN EN.REFLIST </w:instrText>
      </w:r>
      <w:r w:rsidRPr="004B742B">
        <w:rPr>
          <w:rFonts w:ascii="Times New Roman" w:hAnsi="Times New Roman" w:cs="Times New Roman"/>
          <w:color w:val="000000"/>
          <w:sz w:val="24"/>
          <w:szCs w:val="24"/>
          <w:shd w:val="clear" w:color="auto" w:fill="FFFFFF"/>
        </w:rPr>
        <w:fldChar w:fldCharType="separate"/>
      </w:r>
      <w:r w:rsidR="0054391D" w:rsidRPr="0054391D">
        <w:t>[1]</w:t>
      </w:r>
      <w:r w:rsidR="0054391D" w:rsidRPr="0054391D">
        <w:rPr>
          <w:rFonts w:ascii="System" w:eastAsia="System"/>
        </w:rPr>
        <w:t xml:space="preserve"> </w:t>
      </w:r>
      <w:r w:rsidR="0054391D" w:rsidRPr="0054391D">
        <w:t>Maehashi K, Huang L. Bitter peptides and bitter taste receptors[J]. Cellular and molecular life sciences, 2009, 66(10):1661-1671.</w:t>
      </w:r>
    </w:p>
    <w:p w14:paraId="31F11225" w14:textId="77777777" w:rsidR="0054391D" w:rsidRPr="0054391D" w:rsidRDefault="0054391D" w:rsidP="0054391D">
      <w:pPr>
        <w:pStyle w:val="EndNoteBibliography"/>
      </w:pPr>
      <w:r w:rsidRPr="0054391D">
        <w:t>[2]</w:t>
      </w:r>
      <w:r w:rsidRPr="0054391D">
        <w:rPr>
          <w:rFonts w:ascii="System" w:eastAsia="System"/>
        </w:rPr>
        <w:t xml:space="preserve"> </w:t>
      </w:r>
      <w:r w:rsidRPr="0054391D">
        <w:t>Kim M J, Son H J, Kim Y, et al. Umami–bitter interactions: The suppression of bitterness by umami peptides via human bitter taste receptor[J]. Biochemical and Biophysical Research Communications, 2015, 456(2):586-590.</w:t>
      </w:r>
    </w:p>
    <w:p w14:paraId="01BC57E8" w14:textId="77777777" w:rsidR="0054391D" w:rsidRPr="0054391D" w:rsidRDefault="0054391D" w:rsidP="0054391D">
      <w:pPr>
        <w:pStyle w:val="EndNoteBibliography"/>
      </w:pPr>
      <w:r w:rsidRPr="0054391D">
        <w:t>[3]</w:t>
      </w:r>
      <w:r w:rsidRPr="0054391D">
        <w:rPr>
          <w:rFonts w:ascii="System" w:eastAsia="System"/>
        </w:rPr>
        <w:t xml:space="preserve"> </w:t>
      </w:r>
      <w:r w:rsidRPr="0054391D">
        <w:t>Zhang C, Alashi A M, Singh N, et al. Beef Protein-Derived Peptides as Bitter Taste Receptor T2R4 Blockers[J]. Journal of Agricultural and Food Chemistry, 2018, 66(19):4902-4912.</w:t>
      </w:r>
    </w:p>
    <w:p w14:paraId="1B1714A9" w14:textId="77777777" w:rsidR="0054391D" w:rsidRPr="0054391D" w:rsidRDefault="0054391D" w:rsidP="0054391D">
      <w:pPr>
        <w:pStyle w:val="EndNoteBibliography"/>
      </w:pPr>
      <w:r w:rsidRPr="0054391D">
        <w:t>[4]</w:t>
      </w:r>
      <w:r w:rsidRPr="0054391D">
        <w:rPr>
          <w:rFonts w:ascii="System" w:eastAsia="System"/>
        </w:rPr>
        <w:t xml:space="preserve"> </w:t>
      </w:r>
      <w:r w:rsidRPr="0054391D">
        <w:t>Zhang J, Zhao M, Su G, et al. Identification and taste characteristics of novel umami and umami-</w:t>
      </w:r>
      <w:r w:rsidRPr="0054391D">
        <w:lastRenderedPageBreak/>
        <w:t>enhancing peptides separated from peanut protein isolate hydrolysate by consecutive chromatography and UPLC–ESI–QTOF–MS/MS[J]. Food Chemistry, 2019, 278:674-682.</w:t>
      </w:r>
    </w:p>
    <w:p w14:paraId="59FB6535" w14:textId="77777777" w:rsidR="0054391D" w:rsidRPr="0054391D" w:rsidRDefault="0054391D" w:rsidP="0054391D">
      <w:pPr>
        <w:pStyle w:val="EndNoteBibliography"/>
      </w:pPr>
      <w:r w:rsidRPr="0054391D">
        <w:t>[5]</w:t>
      </w:r>
      <w:r w:rsidRPr="0054391D">
        <w:rPr>
          <w:rFonts w:ascii="System" w:eastAsia="System"/>
        </w:rPr>
        <w:t xml:space="preserve"> </w:t>
      </w:r>
      <w:r w:rsidRPr="0054391D">
        <w:t>Sebald K, Dunkel A, Schäfer J, et al. Sensoproteomics: A New Approach for the Identification of Taste-Active Peptides in Fermented Foods[J]. Journal of Agricultural and Food Chemistry, 2018, 66(42):11092-11104.</w:t>
      </w:r>
    </w:p>
    <w:p w14:paraId="0356E374" w14:textId="77777777" w:rsidR="0054391D" w:rsidRPr="0054391D" w:rsidRDefault="0054391D" w:rsidP="0054391D">
      <w:pPr>
        <w:pStyle w:val="EndNoteBibliography"/>
      </w:pPr>
      <w:r w:rsidRPr="0054391D">
        <w:t>[6]</w:t>
      </w:r>
      <w:r w:rsidRPr="0054391D">
        <w:rPr>
          <w:rFonts w:ascii="System" w:eastAsia="System"/>
        </w:rPr>
        <w:t xml:space="preserve"> </w:t>
      </w:r>
      <w:r w:rsidRPr="0054391D">
        <w:t>Yu Z L, Jiang H R, Guo R C, et al. Taste, umami-enhance effect and amino acid sequence of peptides separated from silkworm pupa hydrolysate[J]. Food Research International, 2018, 108:144-150.</w:t>
      </w:r>
    </w:p>
    <w:p w14:paraId="3021348D" w14:textId="77777777" w:rsidR="0054391D" w:rsidRPr="0054391D" w:rsidRDefault="0054391D" w:rsidP="0054391D">
      <w:pPr>
        <w:pStyle w:val="EndNoteBibliography"/>
      </w:pPr>
      <w:r w:rsidRPr="0054391D">
        <w:t>[7]</w:t>
      </w:r>
      <w:r w:rsidRPr="0054391D">
        <w:rPr>
          <w:rFonts w:ascii="System" w:eastAsia="System"/>
        </w:rPr>
        <w:t xml:space="preserve"> </w:t>
      </w:r>
      <w:r w:rsidRPr="0054391D">
        <w:t>Lo Y C, Rensi S E, Torng W, et al. Machine learning in chemoinformatics and drug discovery[J]. Drug Discovery Today, 2018, 23(8):1538-1546.</w:t>
      </w:r>
    </w:p>
    <w:p w14:paraId="573F2B83" w14:textId="77777777" w:rsidR="0054391D" w:rsidRPr="0054391D" w:rsidRDefault="0054391D" w:rsidP="0054391D">
      <w:pPr>
        <w:pStyle w:val="EndNoteBibliography"/>
      </w:pPr>
      <w:r w:rsidRPr="0054391D">
        <w:t>[8]</w:t>
      </w:r>
      <w:r w:rsidRPr="0054391D">
        <w:rPr>
          <w:rFonts w:ascii="System" w:eastAsia="System"/>
        </w:rPr>
        <w:t xml:space="preserve"> </w:t>
      </w:r>
      <w:r w:rsidRPr="0054391D">
        <w:t>Mahmoodi-Reihani M, Abbasitabar F, Zare-Shahabadi V. In Silico Rational Design and Virtual Screening of Bioactive Peptides Based on QSAR Modeling[J]. ACS Omega, 2020, 5(11):5951-5958.</w:t>
      </w:r>
    </w:p>
    <w:p w14:paraId="5D678595" w14:textId="77777777" w:rsidR="0054391D" w:rsidRPr="0054391D" w:rsidRDefault="0054391D" w:rsidP="0054391D">
      <w:pPr>
        <w:pStyle w:val="EndNoteBibliography"/>
      </w:pPr>
      <w:r w:rsidRPr="0054391D">
        <w:t>[9]</w:t>
      </w:r>
      <w:r w:rsidRPr="0054391D">
        <w:rPr>
          <w:rFonts w:ascii="System" w:eastAsia="System"/>
        </w:rPr>
        <w:t xml:space="preserve"> </w:t>
      </w:r>
      <w:r w:rsidRPr="0054391D">
        <w:t>Oussama C, Abdellah E, Youssef E, et al. In silico Prediction of Novel SARS-CoV 3CL(pro) Inhibitors: a Combination of 3D-QSAR, Molecular Docking, ADMET Prediction, and Molecular Dynamics Simulation[J]. Biointerface Research in Applied Chemistry, 2022, 12(4):5100-5115.</w:t>
      </w:r>
    </w:p>
    <w:p w14:paraId="2EE338F9" w14:textId="77777777" w:rsidR="0054391D" w:rsidRPr="0054391D" w:rsidRDefault="0054391D" w:rsidP="0054391D">
      <w:pPr>
        <w:pStyle w:val="EndNoteBibliography"/>
      </w:pPr>
      <w:r w:rsidRPr="0054391D">
        <w:t>[10]</w:t>
      </w:r>
      <w:r w:rsidRPr="0054391D">
        <w:rPr>
          <w:rFonts w:ascii="System" w:eastAsia="System"/>
        </w:rPr>
        <w:t xml:space="preserve"> </w:t>
      </w:r>
      <w:r w:rsidRPr="0054391D">
        <w:t>Neves B J, Braga R C, Melo C C, et al. QSAR-Based Virtual Screening: Advances and Applications in Drug Discovery[J]. Frontiers in Pharmacology, 2018, 9.</w:t>
      </w:r>
    </w:p>
    <w:p w14:paraId="11C6F443" w14:textId="77777777" w:rsidR="0054391D" w:rsidRPr="0054391D" w:rsidRDefault="0054391D" w:rsidP="0054391D">
      <w:pPr>
        <w:pStyle w:val="EndNoteBibliography"/>
      </w:pPr>
      <w:r w:rsidRPr="0054391D">
        <w:t>[11]</w:t>
      </w:r>
      <w:r w:rsidRPr="0054391D">
        <w:rPr>
          <w:rFonts w:ascii="System" w:eastAsia="System"/>
        </w:rPr>
        <w:t xml:space="preserve"> </w:t>
      </w:r>
      <w:r w:rsidRPr="0054391D">
        <w:t>Zheng S, Chang W, Xu W, et al. e-Sweet: A Machine-Learning Based Platform for the Prediction of Sweetener and Its Relative Sweetness[J]. Frontiers in Chemistry, 2019, 7(35).</w:t>
      </w:r>
    </w:p>
    <w:p w14:paraId="667F0E85" w14:textId="77777777" w:rsidR="0054391D" w:rsidRPr="0054391D" w:rsidRDefault="0054391D" w:rsidP="0054391D">
      <w:pPr>
        <w:pStyle w:val="EndNoteBibliography"/>
      </w:pPr>
      <w:r w:rsidRPr="0054391D">
        <w:t>[12]</w:t>
      </w:r>
      <w:r w:rsidRPr="0054391D">
        <w:rPr>
          <w:rFonts w:ascii="System" w:eastAsia="System"/>
        </w:rPr>
        <w:t xml:space="preserve"> </w:t>
      </w:r>
      <w:r w:rsidRPr="0054391D">
        <w:t>Charoenkwan P, Shoombuatong W, Lee H C, et al. SCMCRYS: Predicting Protein Crystallization Using an Ensemble Scoring Card Method with Estimating Propensity Scores of P-Collocated Amino Acid Pairs[J]. Plos One, 2013, 8(9).</w:t>
      </w:r>
    </w:p>
    <w:p w14:paraId="101C6AFA" w14:textId="77777777" w:rsidR="0054391D" w:rsidRPr="0054391D" w:rsidRDefault="0054391D" w:rsidP="0054391D">
      <w:pPr>
        <w:pStyle w:val="EndNoteBibliography"/>
      </w:pPr>
      <w:r w:rsidRPr="0054391D">
        <w:t>[13]</w:t>
      </w:r>
      <w:r w:rsidRPr="0054391D">
        <w:rPr>
          <w:rFonts w:ascii="System" w:eastAsia="System"/>
        </w:rPr>
        <w:t xml:space="preserve"> </w:t>
      </w:r>
      <w:r w:rsidRPr="0054391D">
        <w:t>Zhong M, Chong Y, Nie X L, et al. Prediction of Sweetness by Multilinear Regression Analysis and Support Vector Machine[J]. Journal of Food Science, 2013, 78(9):S1445-S1450.</w:t>
      </w:r>
    </w:p>
    <w:p w14:paraId="257D8D04" w14:textId="77777777" w:rsidR="0054391D" w:rsidRPr="0054391D" w:rsidRDefault="0054391D" w:rsidP="0054391D">
      <w:pPr>
        <w:pStyle w:val="EndNoteBibliography"/>
      </w:pPr>
      <w:r w:rsidRPr="0054391D">
        <w:t>[14]</w:t>
      </w:r>
      <w:r w:rsidRPr="0054391D">
        <w:rPr>
          <w:rFonts w:ascii="System" w:eastAsia="System"/>
        </w:rPr>
        <w:t xml:space="preserve"> </w:t>
      </w:r>
      <w:r w:rsidRPr="0054391D">
        <w:t>Charoenkwan P, Yana J, Schaduangrat N, et al. iBitter-SCM: Identification and characterization of bitter peptides using a scoring card method with propensity scores of dipeptides[J]. Genomics, 2020, 112(4):2813-2822.</w:t>
      </w:r>
    </w:p>
    <w:p w14:paraId="7D99E746" w14:textId="77777777" w:rsidR="0054391D" w:rsidRPr="0054391D" w:rsidRDefault="0054391D" w:rsidP="0054391D">
      <w:pPr>
        <w:pStyle w:val="EndNoteBibliography"/>
      </w:pPr>
      <w:r w:rsidRPr="0054391D">
        <w:t>[15]</w:t>
      </w:r>
      <w:r w:rsidRPr="0054391D">
        <w:rPr>
          <w:rFonts w:ascii="System" w:eastAsia="System"/>
        </w:rPr>
        <w:t xml:space="preserve"> </w:t>
      </w:r>
      <w:r w:rsidRPr="0054391D">
        <w:t>Charoenkwan P, Yana J, Nantasenamat C, et al. iUmami-SCM: A Novel Sequence-Based Predictor for Prediction and Analysis of Umami Peptides Using a Scoring Card Method with Propensity Scores of Dipeptides[J]. Journal of Chemical Information and Modeling, 2020, 60(12):6666-6678.</w:t>
      </w:r>
    </w:p>
    <w:p w14:paraId="046F0E42" w14:textId="77777777" w:rsidR="0054391D" w:rsidRPr="0054391D" w:rsidRDefault="0054391D" w:rsidP="0054391D">
      <w:pPr>
        <w:pStyle w:val="EndNoteBibliography"/>
      </w:pPr>
      <w:r w:rsidRPr="0054391D">
        <w:t>[16]</w:t>
      </w:r>
      <w:r w:rsidRPr="0054391D">
        <w:rPr>
          <w:rFonts w:ascii="System" w:eastAsia="System"/>
        </w:rPr>
        <w:t xml:space="preserve"> </w:t>
      </w:r>
      <w:r w:rsidRPr="0054391D">
        <w:t>Fritz F, Preissner R, Banerjee P. VirtualTaste: a web server for the prediction of organoleptic properties of chemical compounds[J]. Nucleic Acids Research, 2021, 49(W1):W679-W684.</w:t>
      </w:r>
    </w:p>
    <w:p w14:paraId="050D339F" w14:textId="77777777" w:rsidR="0054391D" w:rsidRPr="0054391D" w:rsidRDefault="0054391D" w:rsidP="0054391D">
      <w:pPr>
        <w:pStyle w:val="EndNoteBibliography"/>
      </w:pPr>
      <w:r w:rsidRPr="0054391D">
        <w:t>[17]</w:t>
      </w:r>
      <w:r w:rsidRPr="0054391D">
        <w:rPr>
          <w:rFonts w:ascii="System" w:eastAsia="System"/>
        </w:rPr>
        <w:t xml:space="preserve"> </w:t>
      </w:r>
      <w:r w:rsidRPr="0054391D">
        <w:t>Devlin J, Chang M W, Lee K, et al. BERT: Pre-training of Deep Bidirectional Transformers for Language Understanding[J], 2018.</w:t>
      </w:r>
    </w:p>
    <w:p w14:paraId="6A105413" w14:textId="77777777" w:rsidR="0054391D" w:rsidRPr="0054391D" w:rsidRDefault="0054391D" w:rsidP="0054391D">
      <w:pPr>
        <w:pStyle w:val="EndNoteBibliography"/>
      </w:pPr>
      <w:r w:rsidRPr="0054391D">
        <w:t>[18]</w:t>
      </w:r>
      <w:r w:rsidRPr="0054391D">
        <w:rPr>
          <w:rFonts w:ascii="System" w:eastAsia="System"/>
        </w:rPr>
        <w:t xml:space="preserve"> </w:t>
      </w:r>
      <w:r w:rsidRPr="0054391D">
        <w:t>Bai G L, Wu T T, Zhao L B, et al. CBDPS 1.0: A Python GUI Application for Machine Learning Models to Predict Bitter-Tasting Children's Oral Medicines[J]. Chemical &amp; Pharmaceutical Bulletin, 2021, 69(10):989-994.</w:t>
      </w:r>
    </w:p>
    <w:p w14:paraId="72521296" w14:textId="77777777" w:rsidR="0054391D" w:rsidRPr="0054391D" w:rsidRDefault="0054391D" w:rsidP="0054391D">
      <w:pPr>
        <w:pStyle w:val="EndNoteBibliography"/>
      </w:pPr>
      <w:r w:rsidRPr="0054391D">
        <w:t>[19]</w:t>
      </w:r>
      <w:r w:rsidRPr="0054391D">
        <w:rPr>
          <w:rFonts w:ascii="System" w:eastAsia="System"/>
        </w:rPr>
        <w:t xml:space="preserve"> </w:t>
      </w:r>
      <w:r w:rsidRPr="0054391D">
        <w:t>Charoenkwan P, Nantasenamat C, Hasan M M, et al. BERT4Bitter: a bidirectional encoder representations from transformers (BERT)-based model for improving the prediction of bitter peptides[J]. Bioinformatics, 2021, 37(17):2556-2562.</w:t>
      </w:r>
    </w:p>
    <w:p w14:paraId="7FD8D553" w14:textId="77777777" w:rsidR="0054391D" w:rsidRPr="0054391D" w:rsidRDefault="0054391D" w:rsidP="0054391D">
      <w:pPr>
        <w:pStyle w:val="EndNoteBibliography"/>
      </w:pPr>
      <w:r w:rsidRPr="0054391D">
        <w:t>[20]</w:t>
      </w:r>
      <w:r w:rsidRPr="0054391D">
        <w:rPr>
          <w:rFonts w:ascii="System" w:eastAsia="System"/>
        </w:rPr>
        <w:t xml:space="preserve"> </w:t>
      </w:r>
      <w:r w:rsidRPr="0054391D">
        <w:t>Iwaniak A, Minkiewicz P, Darewicz M, et al. BIOPEP database of sensory peptides and amino acids[J]. Food Research International, 2016, 85:155-161.</w:t>
      </w:r>
    </w:p>
    <w:p w14:paraId="4AC4EC97" w14:textId="77777777" w:rsidR="0054391D" w:rsidRPr="0054391D" w:rsidRDefault="0054391D" w:rsidP="0054391D">
      <w:pPr>
        <w:pStyle w:val="EndNoteBibliography"/>
      </w:pPr>
      <w:r w:rsidRPr="0054391D">
        <w:t>[21]</w:t>
      </w:r>
      <w:r w:rsidRPr="0054391D">
        <w:rPr>
          <w:rFonts w:ascii="System" w:eastAsia="System"/>
        </w:rPr>
        <w:t xml:space="preserve"> </w:t>
      </w:r>
      <w:r w:rsidRPr="0054391D">
        <w:t xml:space="preserve">Zhang D, Tian Y, Tian Y, et al. A data-driven integrative platform for computational prediction </w:t>
      </w:r>
      <w:r w:rsidRPr="0054391D">
        <w:lastRenderedPageBreak/>
        <w:t>of toxin biotransformation with a case study[J]. Journal of Hazardous Materials, 2021, 408:124810.</w:t>
      </w:r>
    </w:p>
    <w:p w14:paraId="190FDCED" w14:textId="77777777" w:rsidR="0054391D" w:rsidRPr="0054391D" w:rsidRDefault="0054391D" w:rsidP="0054391D">
      <w:pPr>
        <w:pStyle w:val="EndNoteBibliography"/>
      </w:pPr>
      <w:r w:rsidRPr="0054391D">
        <w:t>[22]</w:t>
      </w:r>
      <w:r w:rsidRPr="0054391D">
        <w:rPr>
          <w:rFonts w:ascii="System" w:eastAsia="System"/>
        </w:rPr>
        <w:t xml:space="preserve"> </w:t>
      </w:r>
      <w:r w:rsidRPr="0054391D">
        <w:t>Zheng S, Jiang M, Zhao C, et al. e-Bitter: Bitterant Prediction by the Consensus Voting From the Machine-Learning Methods[J]. Frontiers in Chemistry, 2018, 6(82).</w:t>
      </w:r>
    </w:p>
    <w:p w14:paraId="2DBB8D07" w14:textId="77777777" w:rsidR="0054391D" w:rsidRPr="0054391D" w:rsidRDefault="0054391D" w:rsidP="0054391D">
      <w:pPr>
        <w:pStyle w:val="EndNoteBibliography"/>
      </w:pPr>
      <w:r w:rsidRPr="0054391D">
        <w:t>[23]</w:t>
      </w:r>
      <w:r w:rsidRPr="0054391D">
        <w:rPr>
          <w:rFonts w:ascii="System" w:eastAsia="System"/>
        </w:rPr>
        <w:t xml:space="preserve"> </w:t>
      </w:r>
      <w:r w:rsidRPr="0054391D">
        <w:t>Liu B Y, Zhu K X, Guo X N, et al. Effect of deamidation-induced modification on umami and bitter taste of wheat gluten hydrolysates[J]. Journal of the Science of Food and Agriculture, 2017, 97(10):3181-3188.</w:t>
      </w:r>
    </w:p>
    <w:p w14:paraId="22707BB6" w14:textId="77777777" w:rsidR="0054391D" w:rsidRPr="0054391D" w:rsidRDefault="0054391D" w:rsidP="0054391D">
      <w:pPr>
        <w:pStyle w:val="EndNoteBibliography"/>
      </w:pPr>
      <w:r w:rsidRPr="0054391D">
        <w:t>[24]</w:t>
      </w:r>
      <w:r w:rsidRPr="0054391D">
        <w:rPr>
          <w:rFonts w:ascii="System" w:eastAsia="System"/>
        </w:rPr>
        <w:t xml:space="preserve"> </w:t>
      </w:r>
      <w:r w:rsidRPr="0054391D">
        <w:t>Landrum G. RDKit: Open-source cheminformatics[J], 2006.</w:t>
      </w:r>
    </w:p>
    <w:p w14:paraId="42375B76" w14:textId="77777777" w:rsidR="0054391D" w:rsidRPr="0054391D" w:rsidRDefault="0054391D" w:rsidP="0054391D">
      <w:pPr>
        <w:pStyle w:val="EndNoteBibliography"/>
      </w:pPr>
      <w:r w:rsidRPr="0054391D">
        <w:t>[25]</w:t>
      </w:r>
      <w:r w:rsidRPr="0054391D">
        <w:rPr>
          <w:rFonts w:ascii="System" w:eastAsia="System"/>
        </w:rPr>
        <w:t xml:space="preserve"> </w:t>
      </w:r>
      <w:r w:rsidRPr="0054391D">
        <w:t>Marcou G, Horvath D, Solov'ev V, et al. Interpretability of SAR/QSAR Models of any Complexity by Atomic Contributions[J]. Molecular Informatics, 2012, 31(9):639-642.</w:t>
      </w:r>
    </w:p>
    <w:p w14:paraId="4D3C704A" w14:textId="77777777" w:rsidR="0054391D" w:rsidRPr="0054391D" w:rsidRDefault="0054391D" w:rsidP="0054391D">
      <w:pPr>
        <w:pStyle w:val="EndNoteBibliography"/>
      </w:pPr>
      <w:r w:rsidRPr="0054391D">
        <w:t>[26]</w:t>
      </w:r>
      <w:r w:rsidRPr="0054391D">
        <w:rPr>
          <w:rFonts w:ascii="System" w:eastAsia="System"/>
        </w:rPr>
        <w:t xml:space="preserve"> </w:t>
      </w:r>
      <w:r w:rsidRPr="0054391D">
        <w:t>Frecer V. QSAR analysis of antimicrobial and haemolytic effects of cyclic cationic antimicrobial peptides derived from protegrin-1[J]. Bioorganic &amp; Medicinal Chemistry, 2006, 14(17):6065-6074.</w:t>
      </w:r>
    </w:p>
    <w:p w14:paraId="325548A5" w14:textId="77777777" w:rsidR="0054391D" w:rsidRPr="0054391D" w:rsidRDefault="0054391D" w:rsidP="0054391D">
      <w:pPr>
        <w:pStyle w:val="EndNoteBibliography"/>
      </w:pPr>
      <w:r w:rsidRPr="0054391D">
        <w:t>[27]</w:t>
      </w:r>
      <w:r w:rsidRPr="0054391D">
        <w:rPr>
          <w:rFonts w:ascii="System" w:eastAsia="System"/>
        </w:rPr>
        <w:t xml:space="preserve"> </w:t>
      </w:r>
      <w:r w:rsidRPr="0054391D">
        <w:t>Adamczak A, Ozarowski M, Karpinski T M. Antibacterial Activity of Some Flavonoids and Organic Acids Widely Distributed in Plants[J]. Journal of Clinical Medicine, 2020, 9(1).</w:t>
      </w:r>
    </w:p>
    <w:p w14:paraId="0C535371" w14:textId="77777777" w:rsidR="0054391D" w:rsidRPr="0054391D" w:rsidRDefault="0054391D" w:rsidP="0054391D">
      <w:pPr>
        <w:pStyle w:val="EndNoteBibliography"/>
      </w:pPr>
      <w:r w:rsidRPr="0054391D">
        <w:t>[28]</w:t>
      </w:r>
      <w:r w:rsidRPr="0054391D">
        <w:rPr>
          <w:rFonts w:ascii="System" w:eastAsia="System"/>
        </w:rPr>
        <w:t xml:space="preserve"> </w:t>
      </w:r>
      <w:r w:rsidRPr="0054391D">
        <w:t>Bhonsle J B, Venugopal D, Huddler D P, et al. Application of 3D-QSAR for identification of descriptors defining bioactivity of antimicrobial peptides[J]. Journal of Medicinal Chemistry, 2007, 50(26):6545-6553.</w:t>
      </w:r>
    </w:p>
    <w:p w14:paraId="7AB5256D" w14:textId="77777777" w:rsidR="0054391D" w:rsidRPr="0054391D" w:rsidRDefault="0054391D" w:rsidP="0054391D">
      <w:pPr>
        <w:pStyle w:val="EndNoteBibliography"/>
      </w:pPr>
      <w:r w:rsidRPr="0054391D">
        <w:t>[29]</w:t>
      </w:r>
      <w:r w:rsidRPr="0054391D">
        <w:rPr>
          <w:rFonts w:ascii="System" w:eastAsia="System"/>
        </w:rPr>
        <w:t xml:space="preserve"> </w:t>
      </w:r>
      <w:r w:rsidRPr="0054391D">
        <w:t>Buitinck L, Louppe G, Blondel M, et al. API design for machine learning software: experiences from the scikit-learn project[J]. Eprint Arxiv, 2013.</w:t>
      </w:r>
    </w:p>
    <w:p w14:paraId="545B5CBA" w14:textId="77777777" w:rsidR="0054391D" w:rsidRPr="0054391D" w:rsidRDefault="0054391D" w:rsidP="0054391D">
      <w:pPr>
        <w:pStyle w:val="EndNoteBibliography"/>
      </w:pPr>
      <w:r w:rsidRPr="0054391D">
        <w:t>[30]</w:t>
      </w:r>
      <w:r w:rsidRPr="0054391D">
        <w:rPr>
          <w:rFonts w:ascii="System" w:eastAsia="System"/>
        </w:rPr>
        <w:t xml:space="preserve"> </w:t>
      </w:r>
      <w:r w:rsidRPr="0054391D">
        <w:t>Virtanen P, Gommers R, Oliphant T E, et al. SciPy 1.0: fundamental algorithms for scientific computing in Python (vol 33, pg 219, 2020)[J]. Nature Methods, 2020, 17(3):352-352.</w:t>
      </w:r>
    </w:p>
    <w:p w14:paraId="2E4DA474" w14:textId="77777777" w:rsidR="0054391D" w:rsidRPr="0054391D" w:rsidRDefault="0054391D" w:rsidP="0054391D">
      <w:pPr>
        <w:pStyle w:val="EndNoteBibliography"/>
      </w:pPr>
      <w:r w:rsidRPr="0054391D">
        <w:t>[31]</w:t>
      </w:r>
      <w:r w:rsidRPr="0054391D">
        <w:rPr>
          <w:rFonts w:ascii="System" w:eastAsia="System"/>
        </w:rPr>
        <w:t xml:space="preserve"> </w:t>
      </w:r>
      <w:r w:rsidRPr="0054391D">
        <w:t>Arjun P, Manoj K G. Improved Hybrid Bag-Boost Ensemble With K-Means-SMOTE–ENN Technique for Handling Noisy Class Imbalanced Data[J]. The Computer Journal, 2021.</w:t>
      </w:r>
    </w:p>
    <w:p w14:paraId="76CF31D5" w14:textId="77777777" w:rsidR="0054391D" w:rsidRPr="0054391D" w:rsidRDefault="0054391D" w:rsidP="0054391D">
      <w:pPr>
        <w:pStyle w:val="EndNoteBibliography"/>
      </w:pPr>
      <w:r w:rsidRPr="0054391D">
        <w:t>[32]</w:t>
      </w:r>
      <w:r w:rsidRPr="0054391D">
        <w:rPr>
          <w:rFonts w:ascii="System" w:eastAsia="System"/>
        </w:rPr>
        <w:t xml:space="preserve"> </w:t>
      </w:r>
      <w:r w:rsidRPr="0054391D">
        <w:t>Han H, Wang W Y, Mao B H. Borderline-SMOTE: A New Over-Sampling Method in Imbalanced Data Sets Learning[J]. Lecture Notes in Computer Science, 2005.</w:t>
      </w:r>
    </w:p>
    <w:p w14:paraId="2087437B" w14:textId="77777777" w:rsidR="0054391D" w:rsidRPr="0054391D" w:rsidRDefault="0054391D" w:rsidP="0054391D">
      <w:pPr>
        <w:pStyle w:val="EndNoteBibliography"/>
      </w:pPr>
      <w:r w:rsidRPr="0054391D">
        <w:t>[33]</w:t>
      </w:r>
      <w:r w:rsidRPr="0054391D">
        <w:rPr>
          <w:rFonts w:ascii="System" w:eastAsia="System"/>
        </w:rPr>
        <w:t xml:space="preserve"> </w:t>
      </w:r>
      <w:r w:rsidRPr="0054391D">
        <w:t>Zhang X, Wang S. Efficient Steganographic Embedding by Exploiting Modification Direction[J]. IEEE Communications Letters, 2006, 10(11):0-783.</w:t>
      </w:r>
    </w:p>
    <w:p w14:paraId="7CC4B5C3" w14:textId="77777777" w:rsidR="0054391D" w:rsidRPr="0054391D" w:rsidRDefault="0054391D" w:rsidP="0054391D">
      <w:pPr>
        <w:pStyle w:val="EndNoteBibliography"/>
      </w:pPr>
      <w:r w:rsidRPr="0054391D">
        <w:t>[34]</w:t>
      </w:r>
      <w:r w:rsidRPr="0054391D">
        <w:rPr>
          <w:rFonts w:ascii="System" w:eastAsia="System"/>
        </w:rPr>
        <w:t xml:space="preserve"> </w:t>
      </w:r>
      <w:r w:rsidRPr="0054391D">
        <w:t>Mckinney W. Data Structures for Statistical Computing in Python[J]. proc.python sci.conf, 2010.</w:t>
      </w:r>
    </w:p>
    <w:p w14:paraId="411378B7" w14:textId="77777777" w:rsidR="0054391D" w:rsidRPr="0054391D" w:rsidRDefault="0054391D" w:rsidP="0054391D">
      <w:pPr>
        <w:pStyle w:val="EndNoteBibliography"/>
      </w:pPr>
      <w:r w:rsidRPr="0054391D">
        <w:t>[35]</w:t>
      </w:r>
      <w:r w:rsidRPr="0054391D">
        <w:rPr>
          <w:rFonts w:ascii="System" w:eastAsia="System"/>
        </w:rPr>
        <w:t xml:space="preserve"> </w:t>
      </w:r>
      <w:r w:rsidRPr="0054391D">
        <w:t>Harris C R, Millman K J, Van Der Walt S J, et al. Array programming with NumPy[J]. Nature, 2020, 585(7825):357-362.</w:t>
      </w:r>
    </w:p>
    <w:p w14:paraId="6FF1E4A3" w14:textId="77777777" w:rsidR="0054391D" w:rsidRPr="0054391D" w:rsidRDefault="0054391D" w:rsidP="0054391D">
      <w:pPr>
        <w:pStyle w:val="EndNoteBibliography"/>
      </w:pPr>
      <w:r w:rsidRPr="0054391D">
        <w:t>[36]</w:t>
      </w:r>
      <w:r w:rsidRPr="0054391D">
        <w:rPr>
          <w:rFonts w:ascii="System" w:eastAsia="System"/>
        </w:rPr>
        <w:t xml:space="preserve"> </w:t>
      </w:r>
      <w:r w:rsidRPr="0054391D">
        <w:t>Hunter J D. Matplotlib: A 2D Graphics Environment[J]. Computing in Science &amp; Engineering, 2007, 9(3):90-95.</w:t>
      </w:r>
    </w:p>
    <w:p w14:paraId="3404D926" w14:textId="77777777" w:rsidR="0054391D" w:rsidRPr="0054391D" w:rsidRDefault="0054391D" w:rsidP="0054391D">
      <w:pPr>
        <w:pStyle w:val="EndNoteBibliography"/>
      </w:pPr>
      <w:r w:rsidRPr="0054391D">
        <w:t>[37]</w:t>
      </w:r>
      <w:r w:rsidRPr="0054391D">
        <w:rPr>
          <w:rFonts w:ascii="System" w:eastAsia="System"/>
        </w:rPr>
        <w:t xml:space="preserve"> </w:t>
      </w:r>
      <w:r w:rsidRPr="0054391D">
        <w:t>Waskom M. seaborn: statistical data visualization[J]. The Journal of Open Source Software, 2021, 6(60):3021.</w:t>
      </w:r>
    </w:p>
    <w:p w14:paraId="025F8473" w14:textId="77777777" w:rsidR="0054391D" w:rsidRPr="0054391D" w:rsidRDefault="0054391D" w:rsidP="0054391D">
      <w:pPr>
        <w:pStyle w:val="EndNoteBibliography"/>
      </w:pPr>
      <w:r w:rsidRPr="0054391D">
        <w:t>[38]</w:t>
      </w:r>
      <w:r w:rsidRPr="0054391D">
        <w:rPr>
          <w:rFonts w:ascii="System" w:eastAsia="System"/>
        </w:rPr>
        <w:t xml:space="preserve"> </w:t>
      </w:r>
      <w:r w:rsidRPr="0054391D">
        <w:t>Soltani S, Haghaei H, Shayanfar A, et al. QSBR Study of Bitter Taste of Peptides: Application of GA-PLS in Combination with MLR, SVM, and ANN Approaches[J]. BioMed Research International, 2013, 2013:501310.</w:t>
      </w:r>
    </w:p>
    <w:p w14:paraId="2CFF2890" w14:textId="77777777" w:rsidR="0054391D" w:rsidRPr="0054391D" w:rsidRDefault="0054391D" w:rsidP="0054391D">
      <w:pPr>
        <w:pStyle w:val="EndNoteBibliography"/>
      </w:pPr>
      <w:r w:rsidRPr="0054391D">
        <w:t>[39]</w:t>
      </w:r>
      <w:r w:rsidRPr="0054391D">
        <w:rPr>
          <w:rFonts w:ascii="System" w:eastAsia="System"/>
        </w:rPr>
        <w:t xml:space="preserve"> </w:t>
      </w:r>
      <w:r w:rsidRPr="0054391D">
        <w:t>Platt J C. Probabilistic Outputs for Support Vector Machines and Comparisons to Regularized Likelihood Methods[J]. Advances in Large Margin Classifiers, 2000.</w:t>
      </w:r>
    </w:p>
    <w:p w14:paraId="1D0F6724" w14:textId="77777777" w:rsidR="0054391D" w:rsidRPr="0054391D" w:rsidRDefault="0054391D" w:rsidP="0054391D">
      <w:pPr>
        <w:pStyle w:val="EndNoteBibliography"/>
      </w:pPr>
      <w:r w:rsidRPr="0054391D">
        <w:t>[40]</w:t>
      </w:r>
      <w:r w:rsidRPr="0054391D">
        <w:rPr>
          <w:rFonts w:ascii="System" w:eastAsia="System"/>
        </w:rPr>
        <w:t xml:space="preserve"> </w:t>
      </w:r>
      <w:r w:rsidRPr="0054391D">
        <w:t>Hastie T, Tibshirani R J, Friedman J H. The Elements of Statistical Learning: Springer[J]. Elements, 2009, 1.</w:t>
      </w:r>
    </w:p>
    <w:p w14:paraId="17AE5E65" w14:textId="77777777" w:rsidR="0054391D" w:rsidRPr="0054391D" w:rsidRDefault="0054391D" w:rsidP="0054391D">
      <w:pPr>
        <w:pStyle w:val="EndNoteBibliography"/>
      </w:pPr>
      <w:r w:rsidRPr="0054391D">
        <w:t>[41]</w:t>
      </w:r>
      <w:r w:rsidRPr="0054391D">
        <w:rPr>
          <w:rFonts w:ascii="System" w:eastAsia="System"/>
        </w:rPr>
        <w:t xml:space="preserve"> </w:t>
      </w:r>
      <w:r w:rsidRPr="0054391D">
        <w:t>Ji Z, Hui Z, Rosset S, et al. Multi-class AdaBoost[C]. Statistics &amp; Its Interface Volume, 2009.</w:t>
      </w:r>
    </w:p>
    <w:p w14:paraId="0B27F076" w14:textId="77777777" w:rsidR="0054391D" w:rsidRPr="0054391D" w:rsidRDefault="0054391D" w:rsidP="0054391D">
      <w:pPr>
        <w:pStyle w:val="EndNoteBibliography"/>
      </w:pPr>
      <w:r w:rsidRPr="0054391D">
        <w:t>[42]</w:t>
      </w:r>
      <w:r w:rsidRPr="0054391D">
        <w:rPr>
          <w:rFonts w:ascii="System" w:eastAsia="System"/>
        </w:rPr>
        <w:t xml:space="preserve"> </w:t>
      </w:r>
      <w:r w:rsidRPr="0054391D">
        <w:t>Gunopulos D, Hofmann T, Malerba D, et al. Machine Learning and Knowledge Discovery in Databases[J]. Lecture Notes in Computer Science, 2011.</w:t>
      </w:r>
    </w:p>
    <w:p w14:paraId="79E6E87B" w14:textId="77777777" w:rsidR="0054391D" w:rsidRPr="0054391D" w:rsidRDefault="0054391D" w:rsidP="0054391D">
      <w:pPr>
        <w:pStyle w:val="EndNoteBibliography"/>
      </w:pPr>
      <w:r w:rsidRPr="0054391D">
        <w:t>[43]</w:t>
      </w:r>
      <w:r w:rsidRPr="0054391D">
        <w:rPr>
          <w:rFonts w:ascii="System" w:eastAsia="System"/>
        </w:rPr>
        <w:t xml:space="preserve"> </w:t>
      </w:r>
      <w:r w:rsidRPr="0054391D">
        <w:t xml:space="preserve">Trevor H, Robert T, Jerome F. The Elements of Statistical Learning[J]. Mathematical </w:t>
      </w:r>
      <w:r w:rsidRPr="0054391D">
        <w:lastRenderedPageBreak/>
        <w:t>Intelligencer, 2005, 27(2):83-85.</w:t>
      </w:r>
    </w:p>
    <w:p w14:paraId="313EED7F" w14:textId="77777777" w:rsidR="0054391D" w:rsidRPr="0054391D" w:rsidRDefault="0054391D" w:rsidP="0054391D">
      <w:pPr>
        <w:pStyle w:val="EndNoteBibliography"/>
      </w:pPr>
      <w:r w:rsidRPr="0054391D">
        <w:t>[44]</w:t>
      </w:r>
      <w:r w:rsidRPr="0054391D">
        <w:rPr>
          <w:rFonts w:ascii="System" w:eastAsia="System"/>
        </w:rPr>
        <w:t xml:space="preserve"> </w:t>
      </w:r>
      <w:r w:rsidRPr="0054391D">
        <w:t>Vigneaux E, Courcoux P, Symoneaux R, et al. Random forests: A machine learning methodology to highlight the volatile organic compounds involved in olfactory perception[J]. Food Quality &amp; Preference, 2018, 68:135-145.</w:t>
      </w:r>
    </w:p>
    <w:p w14:paraId="23491D99" w14:textId="77777777" w:rsidR="0054391D" w:rsidRPr="0054391D" w:rsidRDefault="0054391D" w:rsidP="0054391D">
      <w:pPr>
        <w:pStyle w:val="EndNoteBibliography"/>
      </w:pPr>
      <w:r w:rsidRPr="0054391D">
        <w:t>[45]</w:t>
      </w:r>
      <w:r w:rsidRPr="0054391D">
        <w:rPr>
          <w:rFonts w:ascii="System" w:eastAsia="System"/>
        </w:rPr>
        <w:t xml:space="preserve"> </w:t>
      </w:r>
      <w:r w:rsidRPr="0054391D">
        <w:t>Manning C D, Raghavan P, Schütze H. Introduction to information retrieval[M]. Introduction to information retrieval, 2010.</w:t>
      </w:r>
    </w:p>
    <w:p w14:paraId="09C099F2" w14:textId="77777777" w:rsidR="0054391D" w:rsidRPr="0054391D" w:rsidRDefault="0054391D" w:rsidP="0054391D">
      <w:pPr>
        <w:pStyle w:val="EndNoteBibliography"/>
      </w:pPr>
      <w:r w:rsidRPr="0054391D">
        <w:t>[46]</w:t>
      </w:r>
      <w:r w:rsidRPr="0054391D">
        <w:rPr>
          <w:rFonts w:ascii="System" w:eastAsia="System"/>
        </w:rPr>
        <w:t xml:space="preserve"> </w:t>
      </w:r>
      <w:r w:rsidRPr="0054391D">
        <w:t>Sanderson, Mark. Christopher D. Manning, Prabhakar Raghavan, Hinrich Schütze, Introduction to Information Retrieval, Cambridge University Press. 2008. ISBN-13 978-0-521-86571-5, xxi + 482 pages[J]. Natural Language Engineering, 2010, 16(01):100.</w:t>
      </w:r>
    </w:p>
    <w:p w14:paraId="5D5CB3C2" w14:textId="77777777" w:rsidR="0054391D" w:rsidRPr="0054391D" w:rsidRDefault="0054391D" w:rsidP="0054391D">
      <w:pPr>
        <w:pStyle w:val="EndNoteBibliography"/>
      </w:pPr>
      <w:r w:rsidRPr="0054391D">
        <w:t>[47]</w:t>
      </w:r>
      <w:r w:rsidRPr="0054391D">
        <w:rPr>
          <w:rFonts w:ascii="System" w:eastAsia="System"/>
        </w:rPr>
        <w:t xml:space="preserve"> </w:t>
      </w:r>
      <w:r w:rsidRPr="0054391D">
        <w:t>Parsa A B, Movahedi A, Taghipour H, et al. Toward safer highways, application of XGBoost and SHAP for real-time accident detection and feature analysis[J]. Accident Analysis &amp; Prevention, 2020, 136:105405.</w:t>
      </w:r>
    </w:p>
    <w:p w14:paraId="1AB6313B" w14:textId="77777777" w:rsidR="0054391D" w:rsidRPr="0054391D" w:rsidRDefault="0054391D" w:rsidP="0054391D">
      <w:pPr>
        <w:pStyle w:val="EndNoteBibliography"/>
      </w:pPr>
      <w:r w:rsidRPr="0054391D">
        <w:t>[48]</w:t>
      </w:r>
      <w:r w:rsidRPr="0054391D">
        <w:rPr>
          <w:rFonts w:ascii="System" w:eastAsia="System"/>
        </w:rPr>
        <w:t xml:space="preserve"> </w:t>
      </w:r>
      <w:r w:rsidRPr="0054391D">
        <w:t>Lundberg S M, Nair B, Vavilala M S, et al. Explainable machine-learning predictions for the prevention of hypoxaemia during surgery[J]. Nature Biomedical Engineering, 2018, 2(10):749-760.</w:t>
      </w:r>
    </w:p>
    <w:p w14:paraId="311F7BA4" w14:textId="77777777" w:rsidR="0054391D" w:rsidRPr="0054391D" w:rsidRDefault="0054391D" w:rsidP="0054391D">
      <w:pPr>
        <w:pStyle w:val="EndNoteBibliography"/>
      </w:pPr>
      <w:r w:rsidRPr="0054391D">
        <w:t>[49]</w:t>
      </w:r>
      <w:r w:rsidRPr="0054391D">
        <w:rPr>
          <w:rFonts w:ascii="System" w:eastAsia="System"/>
        </w:rPr>
        <w:t xml:space="preserve"> </w:t>
      </w:r>
      <w:r w:rsidRPr="0054391D">
        <w:t>Gregorutti B, Michel B, Saint-Pierre P. Correlation and variable importance in random forests[J]. Statistics and Computing, 2017, 27(3):659-678.</w:t>
      </w:r>
    </w:p>
    <w:p w14:paraId="7089DBE2" w14:textId="77777777" w:rsidR="0054391D" w:rsidRPr="0054391D" w:rsidRDefault="0054391D" w:rsidP="0054391D">
      <w:pPr>
        <w:pStyle w:val="EndNoteBibliography"/>
      </w:pPr>
      <w:r w:rsidRPr="0054391D">
        <w:t>[50]</w:t>
      </w:r>
      <w:r w:rsidRPr="0054391D">
        <w:rPr>
          <w:rFonts w:ascii="System" w:eastAsia="System"/>
        </w:rPr>
        <w:t xml:space="preserve"> </w:t>
      </w:r>
      <w:r w:rsidRPr="0054391D">
        <w:t>Yu Z, Jiang H, Guo R, et al. Taste, umami-enhance effect and amino acid sequence of peptides separated from silkworm pupa hydrolysate[J]. Food Research International, 2018, 108:144-150.</w:t>
      </w:r>
    </w:p>
    <w:p w14:paraId="4C19D823" w14:textId="77777777" w:rsidR="0054391D" w:rsidRPr="0054391D" w:rsidRDefault="0054391D" w:rsidP="0054391D">
      <w:pPr>
        <w:pStyle w:val="EndNoteBibliography"/>
      </w:pPr>
      <w:r w:rsidRPr="0054391D">
        <w:t>[51]</w:t>
      </w:r>
      <w:r w:rsidRPr="0054391D">
        <w:rPr>
          <w:rFonts w:ascii="System" w:eastAsia="System"/>
        </w:rPr>
        <w:t xml:space="preserve"> </w:t>
      </w:r>
      <w:r w:rsidRPr="0054391D">
        <w:t>Kong Y, Zhang L-L, Zhao J, et al. Isolation and identification of the umami peptides from shiitake mushroom by consecutive chromatography and LC-Q-TOF-MS[J]. Food Research International, 2019, 121:463-470.</w:t>
      </w:r>
    </w:p>
    <w:p w14:paraId="3C13A5D0" w14:textId="77777777" w:rsidR="0054391D" w:rsidRPr="0054391D" w:rsidRDefault="0054391D" w:rsidP="0054391D">
      <w:pPr>
        <w:pStyle w:val="EndNoteBibliography"/>
      </w:pPr>
      <w:r w:rsidRPr="0054391D">
        <w:t>[52]</w:t>
      </w:r>
      <w:r w:rsidRPr="0054391D">
        <w:rPr>
          <w:rFonts w:ascii="System" w:eastAsia="System"/>
        </w:rPr>
        <w:t xml:space="preserve"> </w:t>
      </w:r>
      <w:r w:rsidRPr="0054391D">
        <w:t>Otagiri K, Nosho Y, Shinoda I, et al. Studies on a Model of Bitter Peptides Including Arginine, Proline and Phenylalanine Residues. I. Bitter Taste of Di- and Tripeptides, and Bitterness Increase of the Model Peptides by Extension of the Peptide Chain[J]. Agricultural and Biological Chemistry, 1985, 49(4):1019-1026.</w:t>
      </w:r>
    </w:p>
    <w:p w14:paraId="46C832E0" w14:textId="77777777" w:rsidR="0054391D" w:rsidRPr="0054391D" w:rsidRDefault="0054391D" w:rsidP="0054391D">
      <w:pPr>
        <w:pStyle w:val="EndNoteBibliography"/>
      </w:pPr>
      <w:r w:rsidRPr="0054391D">
        <w:t>[53]</w:t>
      </w:r>
      <w:r w:rsidRPr="0054391D">
        <w:rPr>
          <w:rFonts w:ascii="System" w:eastAsia="System"/>
        </w:rPr>
        <w:t xml:space="preserve"> </w:t>
      </w:r>
      <w:r w:rsidRPr="0054391D">
        <w:t>Beno B R, Mason J S. The design of combinatorial libraries using properties and 3D pharmacophore fingerprints[J]. Drug Discovery Today, 2001, 6(5):251-258.</w:t>
      </w:r>
    </w:p>
    <w:p w14:paraId="21993FB9" w14:textId="77777777" w:rsidR="0054391D" w:rsidRPr="0054391D" w:rsidRDefault="0054391D" w:rsidP="0054391D">
      <w:pPr>
        <w:pStyle w:val="EndNoteBibliography"/>
      </w:pPr>
      <w:r w:rsidRPr="0054391D">
        <w:t>[54]</w:t>
      </w:r>
      <w:r w:rsidRPr="0054391D">
        <w:rPr>
          <w:rFonts w:ascii="System" w:eastAsia="System"/>
        </w:rPr>
        <w:t xml:space="preserve"> </w:t>
      </w:r>
      <w:r w:rsidRPr="0054391D">
        <w:t>Pearlman R S, Smith K M. Metric validation and the receptor-relevant subspace concept[J]. Journal of Chemical Information and Computer Sciences, 1999, 39(1):28-35.</w:t>
      </w:r>
    </w:p>
    <w:p w14:paraId="01A7BC3D" w14:textId="77777777" w:rsidR="0054391D" w:rsidRPr="0054391D" w:rsidRDefault="0054391D" w:rsidP="0054391D">
      <w:pPr>
        <w:pStyle w:val="EndNoteBibliography"/>
      </w:pPr>
      <w:r w:rsidRPr="0054391D">
        <w:t>[55]</w:t>
      </w:r>
      <w:r w:rsidRPr="0054391D">
        <w:rPr>
          <w:rFonts w:ascii="System" w:eastAsia="System"/>
        </w:rPr>
        <w:t xml:space="preserve"> </w:t>
      </w:r>
      <w:r w:rsidRPr="0054391D">
        <w:t>Rhyu M-R, Kim E-Y. Umami taste characteristics of water extract of Doenjang, a Korean soybean paste: Low-molecular acidic peptides may be a possible clue to the taste[J]. Food Chemistry, 2011, 127(3):1210-1215.</w:t>
      </w:r>
    </w:p>
    <w:p w14:paraId="2BD0131E" w14:textId="77777777" w:rsidR="0054391D" w:rsidRPr="0054391D" w:rsidRDefault="0054391D" w:rsidP="0054391D">
      <w:pPr>
        <w:pStyle w:val="EndNoteBibliography"/>
      </w:pPr>
      <w:r w:rsidRPr="0054391D">
        <w:t>[56]</w:t>
      </w:r>
      <w:r w:rsidRPr="0054391D">
        <w:rPr>
          <w:rFonts w:ascii="System" w:eastAsia="System"/>
        </w:rPr>
        <w:t xml:space="preserve"> </w:t>
      </w:r>
      <w:r w:rsidRPr="0054391D">
        <w:t>Wang W, Ning M, Fan Y, et al. Comparison of physicochemical and umami characterization of aqueous and ethanolic Takifugu obscurus muscle extracts[J]. Food and Chemical Toxicology, 2021, 154:112317.</w:t>
      </w:r>
    </w:p>
    <w:p w14:paraId="193075A1" w14:textId="77777777" w:rsidR="0054391D" w:rsidRPr="0054391D" w:rsidRDefault="0054391D" w:rsidP="0054391D">
      <w:pPr>
        <w:pStyle w:val="EndNoteBibliography"/>
      </w:pPr>
      <w:r w:rsidRPr="0054391D">
        <w:t>[57]</w:t>
      </w:r>
      <w:r w:rsidRPr="0054391D">
        <w:rPr>
          <w:rFonts w:ascii="System" w:eastAsia="System"/>
        </w:rPr>
        <w:t xml:space="preserve"> </w:t>
      </w:r>
      <w:r w:rsidRPr="0054391D">
        <w:t>Yu M, He S, Tang M, et al. Antioxidant activity and sensory characteristics of Maillard reaction products derived from different peptide fractions of soybean meal hydrolysate[J]. Food Chemistry, 2018, 243:249-257.</w:t>
      </w:r>
    </w:p>
    <w:p w14:paraId="463896D6" w14:textId="77777777" w:rsidR="0054391D" w:rsidRPr="0054391D" w:rsidRDefault="0054391D" w:rsidP="0054391D">
      <w:pPr>
        <w:pStyle w:val="EndNoteBibliography"/>
      </w:pPr>
      <w:r w:rsidRPr="0054391D">
        <w:t>[58]</w:t>
      </w:r>
      <w:r w:rsidRPr="0054391D">
        <w:rPr>
          <w:rFonts w:ascii="System" w:eastAsia="System"/>
        </w:rPr>
        <w:t xml:space="preserve"> </w:t>
      </w:r>
      <w:r w:rsidRPr="0054391D">
        <w:t>Kim Y, Kim E Y, Son H J, et al. Identification of a key umami-active fraction in modernized Korean soy sauce and the impact thereof on bitter-masking[J]. Food Chemistry, 2017, 233:256-262.</w:t>
      </w:r>
    </w:p>
    <w:p w14:paraId="79EF5A60" w14:textId="77777777" w:rsidR="0054391D" w:rsidRPr="0054391D" w:rsidRDefault="0054391D" w:rsidP="0054391D">
      <w:pPr>
        <w:pStyle w:val="EndNoteBibliography"/>
      </w:pPr>
      <w:r w:rsidRPr="0054391D">
        <w:t>[59]</w:t>
      </w:r>
      <w:r w:rsidRPr="0054391D">
        <w:rPr>
          <w:rFonts w:ascii="System" w:eastAsia="System"/>
        </w:rPr>
        <w:t xml:space="preserve"> </w:t>
      </w:r>
      <w:r w:rsidRPr="0054391D">
        <w:t>Lioe H N, Selamat J, Yasuda M. Soy Sauce and Its Umami Taste: A Link from the Past to Current Situation[J]. Journal of Food Science, 2010, 75(3):R71-R76.</w:t>
      </w:r>
    </w:p>
    <w:p w14:paraId="663F4C47" w14:textId="77777777" w:rsidR="0054391D" w:rsidRPr="0054391D" w:rsidRDefault="0054391D" w:rsidP="0054391D">
      <w:pPr>
        <w:pStyle w:val="EndNoteBibliography"/>
      </w:pPr>
      <w:r w:rsidRPr="0054391D">
        <w:t>[60]</w:t>
      </w:r>
      <w:r w:rsidRPr="0054391D">
        <w:rPr>
          <w:rFonts w:ascii="System" w:eastAsia="System"/>
        </w:rPr>
        <w:t xml:space="preserve"> </w:t>
      </w:r>
      <w:r w:rsidRPr="0054391D">
        <w:t xml:space="preserve">Ishibashi N, Ono I, Kato K, et al. Role of the Hydrophobic Amino Acid Residue in the Bitterness </w:t>
      </w:r>
      <w:r w:rsidRPr="0054391D">
        <w:lastRenderedPageBreak/>
        <w:t>of Peptides[J]. Agricultural and Biological Chemistry, 1988, 52(1):91-94.</w:t>
      </w:r>
    </w:p>
    <w:p w14:paraId="670BEB10" w14:textId="77777777" w:rsidR="0054391D" w:rsidRPr="0054391D" w:rsidRDefault="0054391D" w:rsidP="0054391D">
      <w:pPr>
        <w:pStyle w:val="EndNoteBibliography"/>
      </w:pPr>
      <w:r w:rsidRPr="0054391D">
        <w:t>[61]</w:t>
      </w:r>
      <w:r w:rsidRPr="0054391D">
        <w:rPr>
          <w:rFonts w:ascii="System" w:eastAsia="System"/>
        </w:rPr>
        <w:t xml:space="preserve"> </w:t>
      </w:r>
      <w:r w:rsidRPr="0054391D">
        <w:t>Hall L H, Mohney B, Kier L B. The Electrotopological State: An Atom Index for QSAR[J]. Quantitative Structure-Activity Relationships, 1991, 10(1):43-51.</w:t>
      </w:r>
    </w:p>
    <w:p w14:paraId="411D0DB7" w14:textId="77777777" w:rsidR="0054391D" w:rsidRPr="0054391D" w:rsidRDefault="0054391D" w:rsidP="0054391D">
      <w:pPr>
        <w:pStyle w:val="EndNoteBibliography"/>
      </w:pPr>
      <w:r w:rsidRPr="0054391D">
        <w:t>[62]</w:t>
      </w:r>
      <w:r w:rsidRPr="0054391D">
        <w:rPr>
          <w:rFonts w:ascii="System" w:eastAsia="System"/>
        </w:rPr>
        <w:t xml:space="preserve"> </w:t>
      </w:r>
      <w:r w:rsidRPr="0054391D">
        <w:t>Labute P. A widely applicable set of descriptors[J]. J Mol Graph Model, 2000, 18(4-5):464-77.</w:t>
      </w:r>
    </w:p>
    <w:p w14:paraId="679C58C7" w14:textId="77777777" w:rsidR="0054391D" w:rsidRPr="0054391D" w:rsidRDefault="0054391D" w:rsidP="0054391D">
      <w:pPr>
        <w:pStyle w:val="EndNoteBibliography"/>
      </w:pPr>
      <w:r w:rsidRPr="0054391D">
        <w:t>[63]</w:t>
      </w:r>
      <w:r w:rsidRPr="0054391D">
        <w:rPr>
          <w:rFonts w:ascii="System" w:eastAsia="System"/>
        </w:rPr>
        <w:t xml:space="preserve"> </w:t>
      </w:r>
      <w:r w:rsidRPr="0054391D">
        <w:t>Wildman S A, Crippen G M. Prediction of Physicochemical Parameters by Atomic Contributions[J]. Journal of Chemical Information and Computer Sciences, 1999, 39(5):868-873.</w:t>
      </w:r>
    </w:p>
    <w:p w14:paraId="41C470A1" w14:textId="77777777" w:rsidR="0054391D" w:rsidRPr="0054391D" w:rsidRDefault="0054391D" w:rsidP="0054391D">
      <w:pPr>
        <w:pStyle w:val="EndNoteBibliography"/>
      </w:pPr>
      <w:r w:rsidRPr="0054391D">
        <w:t>[64]</w:t>
      </w:r>
      <w:r w:rsidRPr="0054391D">
        <w:rPr>
          <w:rFonts w:ascii="System" w:eastAsia="System"/>
        </w:rPr>
        <w:t xml:space="preserve"> </w:t>
      </w:r>
      <w:r w:rsidRPr="0054391D">
        <w:t>Ney K H. Bitterness of peptides: amino acid composition and chain length [M]. ACS Publications. 1979.</w:t>
      </w:r>
    </w:p>
    <w:p w14:paraId="4FD7B0DD" w14:textId="77777777" w:rsidR="0054391D" w:rsidRPr="0054391D" w:rsidRDefault="0054391D" w:rsidP="0054391D">
      <w:pPr>
        <w:pStyle w:val="EndNoteBibliography"/>
      </w:pPr>
      <w:r w:rsidRPr="0054391D">
        <w:t>[65]</w:t>
      </w:r>
      <w:r w:rsidRPr="0054391D">
        <w:rPr>
          <w:rFonts w:ascii="System" w:eastAsia="System"/>
        </w:rPr>
        <w:t xml:space="preserve"> </w:t>
      </w:r>
      <w:r w:rsidRPr="0054391D">
        <w:t>Behrens M, Meyerhof W, Hellfritsch C, et al. Sweet and Umami Taste: Natural Products, Their Chemosensory Targets, and Beyond[J]. Angewandte Chemie-International Edition, 2011, 50(10):2220-2242.</w:t>
      </w:r>
    </w:p>
    <w:p w14:paraId="21067D1D" w14:textId="77777777" w:rsidR="0054391D" w:rsidRPr="0054391D" w:rsidRDefault="0054391D" w:rsidP="0054391D">
      <w:pPr>
        <w:pStyle w:val="EndNoteBibliography"/>
      </w:pPr>
      <w:r w:rsidRPr="0054391D">
        <w:t>[66]</w:t>
      </w:r>
      <w:r w:rsidRPr="0054391D">
        <w:rPr>
          <w:rFonts w:ascii="System" w:eastAsia="System"/>
        </w:rPr>
        <w:t xml:space="preserve"> </w:t>
      </w:r>
      <w:r w:rsidRPr="0054391D">
        <w:t>Kusuhara Y, Yoshida R, Ohkuri T, et al. Taste responses in mice lacking taste receptor subunit T1R1[J]. Journal of Physiology-London, 2013, 591(7):1967-1985.</w:t>
      </w:r>
    </w:p>
    <w:p w14:paraId="7533B111" w14:textId="77777777" w:rsidR="0054391D" w:rsidRPr="0054391D" w:rsidRDefault="0054391D" w:rsidP="0054391D">
      <w:pPr>
        <w:pStyle w:val="EndNoteBibliography"/>
      </w:pPr>
      <w:r w:rsidRPr="0054391D">
        <w:t>[67]</w:t>
      </w:r>
      <w:r w:rsidRPr="0054391D">
        <w:rPr>
          <w:rFonts w:ascii="System" w:eastAsia="System"/>
        </w:rPr>
        <w:t xml:space="preserve"> </w:t>
      </w:r>
      <w:r w:rsidRPr="0054391D">
        <w:t>Duan D, Zhang H, Yue X, et al. Sensory Glia Detect Repulsive Odorants and Drive Olfactory Adaptation[J]. Neuron, 2020.</w:t>
      </w:r>
    </w:p>
    <w:p w14:paraId="504B860E" w14:textId="77777777" w:rsidR="0054391D" w:rsidRPr="0054391D" w:rsidRDefault="0054391D" w:rsidP="0054391D">
      <w:pPr>
        <w:pStyle w:val="EndNoteBibliography"/>
      </w:pPr>
      <w:r w:rsidRPr="0054391D">
        <w:t>[68]</w:t>
      </w:r>
      <w:r w:rsidRPr="0054391D">
        <w:rPr>
          <w:rFonts w:ascii="System" w:eastAsia="System"/>
        </w:rPr>
        <w:t xml:space="preserve"> </w:t>
      </w:r>
      <w:r w:rsidRPr="0054391D">
        <w:t>Lee R J, Xiong G, Kofonow J M, et al. T2R38 taste receptor polymorphisms underlie susceptibility to upper respiratory infection[J]. Journal of Clinical Investigation, 2012, 122(11):4145-4159.</w:t>
      </w:r>
    </w:p>
    <w:p w14:paraId="75849EDD" w14:textId="77777777" w:rsidR="0054391D" w:rsidRPr="0054391D" w:rsidRDefault="0054391D" w:rsidP="0054391D">
      <w:pPr>
        <w:pStyle w:val="EndNoteBibliography"/>
      </w:pPr>
      <w:r w:rsidRPr="0054391D">
        <w:t>[69]</w:t>
      </w:r>
      <w:r w:rsidRPr="0054391D">
        <w:rPr>
          <w:rFonts w:ascii="System" w:eastAsia="System"/>
        </w:rPr>
        <w:t xml:space="preserve"> </w:t>
      </w:r>
      <w:r w:rsidRPr="0054391D">
        <w:t>Cheron J-B, Golebiowski J, Antonczak S, et al. The anatomy of mammalian sweet taste receptors[J]. Proteins-Structure Function and Bioinformatics, 2017, 85(2):332-341.</w:t>
      </w:r>
    </w:p>
    <w:p w14:paraId="3C8828CD" w14:textId="0AFA9108" w:rsidR="004D72F3" w:rsidRPr="004B742B" w:rsidRDefault="009C7F1F" w:rsidP="004B742B">
      <w:pPr>
        <w:spacing w:line="480" w:lineRule="auto"/>
        <w:rPr>
          <w:rFonts w:ascii="Times New Roman" w:hAnsi="Times New Roman" w:cs="Times New Roman"/>
          <w:color w:val="000000"/>
          <w:sz w:val="24"/>
          <w:szCs w:val="24"/>
          <w:shd w:val="clear" w:color="auto" w:fill="FFFFFF"/>
        </w:rPr>
      </w:pPr>
      <w:r w:rsidRPr="004B742B">
        <w:rPr>
          <w:rFonts w:ascii="Times New Roman" w:hAnsi="Times New Roman" w:cs="Times New Roman"/>
          <w:color w:val="000000"/>
          <w:sz w:val="24"/>
          <w:szCs w:val="24"/>
          <w:shd w:val="clear" w:color="auto" w:fill="FFFFFF"/>
        </w:rPr>
        <w:fldChar w:fldCharType="end"/>
      </w:r>
    </w:p>
    <w:sectPr w:rsidR="004D72F3" w:rsidRPr="004B742B" w:rsidSect="00913013">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B94CD" w14:textId="77777777" w:rsidR="00A8024D" w:rsidRDefault="00A8024D" w:rsidP="00D6516A">
      <w:pPr>
        <w:ind w:firstLine="420"/>
      </w:pPr>
      <w:r>
        <w:separator/>
      </w:r>
    </w:p>
  </w:endnote>
  <w:endnote w:type="continuationSeparator" w:id="0">
    <w:p w14:paraId="1F1DDF6C" w14:textId="77777777" w:rsidR="00A8024D" w:rsidRDefault="00A8024D" w:rsidP="00D6516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s">
    <w:altName w:val="Times New Roman"/>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ystem">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BB15" w14:textId="77777777" w:rsidR="00D6516A" w:rsidRDefault="00D6516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3C07" w14:textId="77777777" w:rsidR="00D6516A" w:rsidRDefault="00D6516A">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7CDC" w14:textId="77777777" w:rsidR="00D6516A" w:rsidRDefault="00D6516A">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7D9C7" w14:textId="77777777" w:rsidR="00A8024D" w:rsidRDefault="00A8024D" w:rsidP="00D6516A">
      <w:pPr>
        <w:ind w:firstLine="420"/>
      </w:pPr>
      <w:r>
        <w:separator/>
      </w:r>
    </w:p>
  </w:footnote>
  <w:footnote w:type="continuationSeparator" w:id="0">
    <w:p w14:paraId="2809E143" w14:textId="77777777" w:rsidR="00A8024D" w:rsidRDefault="00A8024D" w:rsidP="00D6516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3D07A" w14:textId="77777777" w:rsidR="00D6516A" w:rsidRDefault="00D6516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4B80" w14:textId="77777777" w:rsidR="00D6516A" w:rsidRDefault="00D6516A">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2F4D" w14:textId="77777777" w:rsidR="00D6516A" w:rsidRDefault="00D6516A">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D86FEB"/>
    <w:multiLevelType w:val="hybridMultilevel"/>
    <w:tmpl w:val="8F8EA698"/>
    <w:lvl w:ilvl="0" w:tplc="7FD6C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崔 智勇">
    <w15:presenceInfo w15:providerId="Windows Live" w15:userId="7abfcbf16b5b8a12"/>
  </w15:person>
  <w15:person w15:author="周 天行">
    <w15:presenceInfo w15:providerId="Windows Live" w15:userId="d6573d8743cf6b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Modified消除结尾句号&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rsa9x27d2zx0ev5zpvsae9xxpp52trzpdr&quot;&gt;TastepeptidesDM&lt;record-ids&gt;&lt;item&gt;3&lt;/item&gt;&lt;/record-ids&gt;&lt;/item&gt;&lt;/Libraries&gt;"/>
  </w:docVars>
  <w:rsids>
    <w:rsidRoot w:val="00E35538"/>
    <w:rsid w:val="00002349"/>
    <w:rsid w:val="00002A96"/>
    <w:rsid w:val="000042FB"/>
    <w:rsid w:val="00004579"/>
    <w:rsid w:val="00007BBF"/>
    <w:rsid w:val="00015CC1"/>
    <w:rsid w:val="000201CC"/>
    <w:rsid w:val="00020E13"/>
    <w:rsid w:val="00021460"/>
    <w:rsid w:val="00022F38"/>
    <w:rsid w:val="00024164"/>
    <w:rsid w:val="00024316"/>
    <w:rsid w:val="00026299"/>
    <w:rsid w:val="00031320"/>
    <w:rsid w:val="00032F70"/>
    <w:rsid w:val="00032FB6"/>
    <w:rsid w:val="0003631F"/>
    <w:rsid w:val="0004046F"/>
    <w:rsid w:val="000430DA"/>
    <w:rsid w:val="000438C7"/>
    <w:rsid w:val="00050560"/>
    <w:rsid w:val="0005117E"/>
    <w:rsid w:val="000522C5"/>
    <w:rsid w:val="00054A85"/>
    <w:rsid w:val="00055CC7"/>
    <w:rsid w:val="00056C7E"/>
    <w:rsid w:val="00066876"/>
    <w:rsid w:val="00072621"/>
    <w:rsid w:val="00072D5D"/>
    <w:rsid w:val="00072F22"/>
    <w:rsid w:val="00074CFD"/>
    <w:rsid w:val="00075FFA"/>
    <w:rsid w:val="0008012B"/>
    <w:rsid w:val="0008065C"/>
    <w:rsid w:val="000833CF"/>
    <w:rsid w:val="0008419A"/>
    <w:rsid w:val="00085A51"/>
    <w:rsid w:val="000906A7"/>
    <w:rsid w:val="00092F6A"/>
    <w:rsid w:val="00096693"/>
    <w:rsid w:val="000973FA"/>
    <w:rsid w:val="000979F7"/>
    <w:rsid w:val="000A26CA"/>
    <w:rsid w:val="000A726C"/>
    <w:rsid w:val="000A7FD2"/>
    <w:rsid w:val="000B5A9A"/>
    <w:rsid w:val="000B6353"/>
    <w:rsid w:val="000C0B43"/>
    <w:rsid w:val="000C3C04"/>
    <w:rsid w:val="000C4060"/>
    <w:rsid w:val="000D0986"/>
    <w:rsid w:val="000D2893"/>
    <w:rsid w:val="000D3B71"/>
    <w:rsid w:val="000D4B32"/>
    <w:rsid w:val="000D655D"/>
    <w:rsid w:val="000D6B1A"/>
    <w:rsid w:val="000E28B1"/>
    <w:rsid w:val="000E4518"/>
    <w:rsid w:val="000E62E4"/>
    <w:rsid w:val="000F2937"/>
    <w:rsid w:val="000F3828"/>
    <w:rsid w:val="000F4602"/>
    <w:rsid w:val="00100569"/>
    <w:rsid w:val="001032EE"/>
    <w:rsid w:val="00103A38"/>
    <w:rsid w:val="00105849"/>
    <w:rsid w:val="001153A4"/>
    <w:rsid w:val="00116244"/>
    <w:rsid w:val="0011628F"/>
    <w:rsid w:val="001174D9"/>
    <w:rsid w:val="00117641"/>
    <w:rsid w:val="00120857"/>
    <w:rsid w:val="00120F91"/>
    <w:rsid w:val="001257F5"/>
    <w:rsid w:val="0012782A"/>
    <w:rsid w:val="00127ED4"/>
    <w:rsid w:val="001339E3"/>
    <w:rsid w:val="0014628D"/>
    <w:rsid w:val="001471ED"/>
    <w:rsid w:val="00147C84"/>
    <w:rsid w:val="00147F2E"/>
    <w:rsid w:val="0015478A"/>
    <w:rsid w:val="00155101"/>
    <w:rsid w:val="00161BF8"/>
    <w:rsid w:val="001636F5"/>
    <w:rsid w:val="00172669"/>
    <w:rsid w:val="001749B3"/>
    <w:rsid w:val="00176389"/>
    <w:rsid w:val="00177BF1"/>
    <w:rsid w:val="00181FD5"/>
    <w:rsid w:val="001845E4"/>
    <w:rsid w:val="00184F7C"/>
    <w:rsid w:val="00186979"/>
    <w:rsid w:val="0018734C"/>
    <w:rsid w:val="00187D0F"/>
    <w:rsid w:val="001917B1"/>
    <w:rsid w:val="0019316D"/>
    <w:rsid w:val="00193F71"/>
    <w:rsid w:val="001941A4"/>
    <w:rsid w:val="001943E3"/>
    <w:rsid w:val="00194400"/>
    <w:rsid w:val="00194D6D"/>
    <w:rsid w:val="00195B62"/>
    <w:rsid w:val="001A082F"/>
    <w:rsid w:val="001A172A"/>
    <w:rsid w:val="001A279F"/>
    <w:rsid w:val="001A4269"/>
    <w:rsid w:val="001A698D"/>
    <w:rsid w:val="001A6EDE"/>
    <w:rsid w:val="001A7157"/>
    <w:rsid w:val="001B1DDF"/>
    <w:rsid w:val="001B2527"/>
    <w:rsid w:val="001B2F8B"/>
    <w:rsid w:val="001B3E92"/>
    <w:rsid w:val="001B50DF"/>
    <w:rsid w:val="001B5D5A"/>
    <w:rsid w:val="001C066A"/>
    <w:rsid w:val="001C34B0"/>
    <w:rsid w:val="001C492F"/>
    <w:rsid w:val="001C7DCB"/>
    <w:rsid w:val="001C7E8E"/>
    <w:rsid w:val="001D02DC"/>
    <w:rsid w:val="001D05E6"/>
    <w:rsid w:val="001D1B08"/>
    <w:rsid w:val="001D30E1"/>
    <w:rsid w:val="001D4B06"/>
    <w:rsid w:val="001D790D"/>
    <w:rsid w:val="001E2FC5"/>
    <w:rsid w:val="001E4C3C"/>
    <w:rsid w:val="001E4C3D"/>
    <w:rsid w:val="001E782B"/>
    <w:rsid w:val="001E782D"/>
    <w:rsid w:val="001F0D88"/>
    <w:rsid w:val="001F13EC"/>
    <w:rsid w:val="001F1CED"/>
    <w:rsid w:val="001F2919"/>
    <w:rsid w:val="001F3190"/>
    <w:rsid w:val="001F323C"/>
    <w:rsid w:val="001F6E33"/>
    <w:rsid w:val="002040B6"/>
    <w:rsid w:val="0020417F"/>
    <w:rsid w:val="00204B66"/>
    <w:rsid w:val="002057FD"/>
    <w:rsid w:val="00207578"/>
    <w:rsid w:val="00207D4F"/>
    <w:rsid w:val="00210DD7"/>
    <w:rsid w:val="002121E6"/>
    <w:rsid w:val="00213EB2"/>
    <w:rsid w:val="00214203"/>
    <w:rsid w:val="002152ED"/>
    <w:rsid w:val="00216999"/>
    <w:rsid w:val="00220DC1"/>
    <w:rsid w:val="00224D3E"/>
    <w:rsid w:val="002256E9"/>
    <w:rsid w:val="0023380F"/>
    <w:rsid w:val="002356B6"/>
    <w:rsid w:val="00241015"/>
    <w:rsid w:val="00242C9F"/>
    <w:rsid w:val="0024626B"/>
    <w:rsid w:val="00251C84"/>
    <w:rsid w:val="0025282E"/>
    <w:rsid w:val="00252BFD"/>
    <w:rsid w:val="00257F7E"/>
    <w:rsid w:val="002626E4"/>
    <w:rsid w:val="00263AEA"/>
    <w:rsid w:val="00265249"/>
    <w:rsid w:val="0026551E"/>
    <w:rsid w:val="002658C5"/>
    <w:rsid w:val="00267103"/>
    <w:rsid w:val="00267709"/>
    <w:rsid w:val="00271572"/>
    <w:rsid w:val="00281901"/>
    <w:rsid w:val="00282E64"/>
    <w:rsid w:val="002833F4"/>
    <w:rsid w:val="00284D28"/>
    <w:rsid w:val="0028790B"/>
    <w:rsid w:val="00291771"/>
    <w:rsid w:val="002918E9"/>
    <w:rsid w:val="002924A2"/>
    <w:rsid w:val="00293771"/>
    <w:rsid w:val="00295A75"/>
    <w:rsid w:val="002A001C"/>
    <w:rsid w:val="002A238B"/>
    <w:rsid w:val="002A3353"/>
    <w:rsid w:val="002A3FF8"/>
    <w:rsid w:val="002A6449"/>
    <w:rsid w:val="002B2779"/>
    <w:rsid w:val="002B32A7"/>
    <w:rsid w:val="002B3B60"/>
    <w:rsid w:val="002B41C2"/>
    <w:rsid w:val="002B51F6"/>
    <w:rsid w:val="002B5E14"/>
    <w:rsid w:val="002D1CAD"/>
    <w:rsid w:val="002D3259"/>
    <w:rsid w:val="002D3514"/>
    <w:rsid w:val="002D41A1"/>
    <w:rsid w:val="002D4849"/>
    <w:rsid w:val="002D4880"/>
    <w:rsid w:val="002D51C1"/>
    <w:rsid w:val="002D772D"/>
    <w:rsid w:val="002E02D3"/>
    <w:rsid w:val="002E1748"/>
    <w:rsid w:val="002F10BA"/>
    <w:rsid w:val="002F4AE7"/>
    <w:rsid w:val="00310223"/>
    <w:rsid w:val="003118EB"/>
    <w:rsid w:val="003130F2"/>
    <w:rsid w:val="00313ADB"/>
    <w:rsid w:val="00315467"/>
    <w:rsid w:val="0032136E"/>
    <w:rsid w:val="0032348E"/>
    <w:rsid w:val="00323FC8"/>
    <w:rsid w:val="00324E83"/>
    <w:rsid w:val="00333730"/>
    <w:rsid w:val="00335108"/>
    <w:rsid w:val="00337018"/>
    <w:rsid w:val="0033735F"/>
    <w:rsid w:val="00337FC2"/>
    <w:rsid w:val="00342DDD"/>
    <w:rsid w:val="00353AC4"/>
    <w:rsid w:val="0035615D"/>
    <w:rsid w:val="00356212"/>
    <w:rsid w:val="00363CC3"/>
    <w:rsid w:val="00363E14"/>
    <w:rsid w:val="0036556A"/>
    <w:rsid w:val="003703D6"/>
    <w:rsid w:val="0037243F"/>
    <w:rsid w:val="00374F0B"/>
    <w:rsid w:val="003759B8"/>
    <w:rsid w:val="0038096F"/>
    <w:rsid w:val="00380ACE"/>
    <w:rsid w:val="003855C2"/>
    <w:rsid w:val="00385FDC"/>
    <w:rsid w:val="00395072"/>
    <w:rsid w:val="00396758"/>
    <w:rsid w:val="00396E79"/>
    <w:rsid w:val="003973BF"/>
    <w:rsid w:val="003A1FB6"/>
    <w:rsid w:val="003A214E"/>
    <w:rsid w:val="003A2A36"/>
    <w:rsid w:val="003A48AC"/>
    <w:rsid w:val="003A5345"/>
    <w:rsid w:val="003B123D"/>
    <w:rsid w:val="003B57CC"/>
    <w:rsid w:val="003B6DAF"/>
    <w:rsid w:val="003D05BF"/>
    <w:rsid w:val="003D225F"/>
    <w:rsid w:val="003D2C6C"/>
    <w:rsid w:val="003D3BEA"/>
    <w:rsid w:val="003D74E7"/>
    <w:rsid w:val="003E2189"/>
    <w:rsid w:val="003E225C"/>
    <w:rsid w:val="003E3D7B"/>
    <w:rsid w:val="003E4529"/>
    <w:rsid w:val="003E48D9"/>
    <w:rsid w:val="003E6DE2"/>
    <w:rsid w:val="003F4AB4"/>
    <w:rsid w:val="003F6939"/>
    <w:rsid w:val="003F757D"/>
    <w:rsid w:val="00400352"/>
    <w:rsid w:val="0040096F"/>
    <w:rsid w:val="00401893"/>
    <w:rsid w:val="00405C12"/>
    <w:rsid w:val="00407C2D"/>
    <w:rsid w:val="00411578"/>
    <w:rsid w:val="0041530A"/>
    <w:rsid w:val="004161ED"/>
    <w:rsid w:val="00417AB3"/>
    <w:rsid w:val="00420209"/>
    <w:rsid w:val="00424948"/>
    <w:rsid w:val="00425D21"/>
    <w:rsid w:val="00430F0D"/>
    <w:rsid w:val="00431019"/>
    <w:rsid w:val="004321FC"/>
    <w:rsid w:val="00436564"/>
    <w:rsid w:val="00437036"/>
    <w:rsid w:val="004374C1"/>
    <w:rsid w:val="004414AE"/>
    <w:rsid w:val="00446E24"/>
    <w:rsid w:val="004473B2"/>
    <w:rsid w:val="0045061A"/>
    <w:rsid w:val="0045146D"/>
    <w:rsid w:val="00453899"/>
    <w:rsid w:val="0045631A"/>
    <w:rsid w:val="00456620"/>
    <w:rsid w:val="0046148D"/>
    <w:rsid w:val="004617F0"/>
    <w:rsid w:val="00461B69"/>
    <w:rsid w:val="004666E5"/>
    <w:rsid w:val="00466FDD"/>
    <w:rsid w:val="004719F4"/>
    <w:rsid w:val="004740AB"/>
    <w:rsid w:val="00475409"/>
    <w:rsid w:val="0047585D"/>
    <w:rsid w:val="00476E8F"/>
    <w:rsid w:val="004800F7"/>
    <w:rsid w:val="00484CC4"/>
    <w:rsid w:val="00484FC6"/>
    <w:rsid w:val="004932BD"/>
    <w:rsid w:val="00493CF6"/>
    <w:rsid w:val="00494701"/>
    <w:rsid w:val="00495472"/>
    <w:rsid w:val="004967C2"/>
    <w:rsid w:val="00496F2E"/>
    <w:rsid w:val="004A1A1F"/>
    <w:rsid w:val="004A4A6C"/>
    <w:rsid w:val="004B3338"/>
    <w:rsid w:val="004B35E7"/>
    <w:rsid w:val="004B4928"/>
    <w:rsid w:val="004B742B"/>
    <w:rsid w:val="004C00F1"/>
    <w:rsid w:val="004C28F0"/>
    <w:rsid w:val="004C2AD9"/>
    <w:rsid w:val="004C4C1C"/>
    <w:rsid w:val="004C55EF"/>
    <w:rsid w:val="004C5815"/>
    <w:rsid w:val="004C6EE0"/>
    <w:rsid w:val="004C6EE3"/>
    <w:rsid w:val="004D1CE4"/>
    <w:rsid w:val="004D1EAF"/>
    <w:rsid w:val="004D5A75"/>
    <w:rsid w:val="004D72F3"/>
    <w:rsid w:val="004E0BB1"/>
    <w:rsid w:val="004E28D3"/>
    <w:rsid w:val="004E65D9"/>
    <w:rsid w:val="004F1660"/>
    <w:rsid w:val="004F188E"/>
    <w:rsid w:val="004F253D"/>
    <w:rsid w:val="004F6041"/>
    <w:rsid w:val="004F6C4E"/>
    <w:rsid w:val="00506632"/>
    <w:rsid w:val="00510681"/>
    <w:rsid w:val="00520946"/>
    <w:rsid w:val="00524538"/>
    <w:rsid w:val="00531AC3"/>
    <w:rsid w:val="005350EA"/>
    <w:rsid w:val="00535C7D"/>
    <w:rsid w:val="00535EFB"/>
    <w:rsid w:val="00536902"/>
    <w:rsid w:val="005371D5"/>
    <w:rsid w:val="0053765B"/>
    <w:rsid w:val="0054106C"/>
    <w:rsid w:val="005412B9"/>
    <w:rsid w:val="0054391D"/>
    <w:rsid w:val="00544190"/>
    <w:rsid w:val="00544EAF"/>
    <w:rsid w:val="00551123"/>
    <w:rsid w:val="0055353D"/>
    <w:rsid w:val="00554149"/>
    <w:rsid w:val="005574CD"/>
    <w:rsid w:val="00561680"/>
    <w:rsid w:val="005617C4"/>
    <w:rsid w:val="00561D2F"/>
    <w:rsid w:val="0056357C"/>
    <w:rsid w:val="00564B25"/>
    <w:rsid w:val="00564D43"/>
    <w:rsid w:val="005652C9"/>
    <w:rsid w:val="00571518"/>
    <w:rsid w:val="005717E9"/>
    <w:rsid w:val="00571E35"/>
    <w:rsid w:val="005729F2"/>
    <w:rsid w:val="005732A0"/>
    <w:rsid w:val="00577A8B"/>
    <w:rsid w:val="00577B19"/>
    <w:rsid w:val="00581321"/>
    <w:rsid w:val="00581FF4"/>
    <w:rsid w:val="0058711D"/>
    <w:rsid w:val="005871FC"/>
    <w:rsid w:val="00587A16"/>
    <w:rsid w:val="00590A3C"/>
    <w:rsid w:val="00590AF7"/>
    <w:rsid w:val="00590E57"/>
    <w:rsid w:val="00591099"/>
    <w:rsid w:val="00592669"/>
    <w:rsid w:val="0059568F"/>
    <w:rsid w:val="00596F52"/>
    <w:rsid w:val="0059703C"/>
    <w:rsid w:val="00597193"/>
    <w:rsid w:val="005A0261"/>
    <w:rsid w:val="005A2D3D"/>
    <w:rsid w:val="005A592A"/>
    <w:rsid w:val="005A6214"/>
    <w:rsid w:val="005B0304"/>
    <w:rsid w:val="005B2A76"/>
    <w:rsid w:val="005B5D89"/>
    <w:rsid w:val="005C20B0"/>
    <w:rsid w:val="005C5EFE"/>
    <w:rsid w:val="005C741A"/>
    <w:rsid w:val="005D0801"/>
    <w:rsid w:val="005D09E9"/>
    <w:rsid w:val="005D0ECE"/>
    <w:rsid w:val="005D1F64"/>
    <w:rsid w:val="005D376D"/>
    <w:rsid w:val="005D3A79"/>
    <w:rsid w:val="005D3BD9"/>
    <w:rsid w:val="005D4225"/>
    <w:rsid w:val="005D5AB6"/>
    <w:rsid w:val="005D5FEC"/>
    <w:rsid w:val="005D68B1"/>
    <w:rsid w:val="005D7D3E"/>
    <w:rsid w:val="005E3FB6"/>
    <w:rsid w:val="005E54C1"/>
    <w:rsid w:val="005E6670"/>
    <w:rsid w:val="005F0D83"/>
    <w:rsid w:val="005F10B0"/>
    <w:rsid w:val="005F2269"/>
    <w:rsid w:val="005F2627"/>
    <w:rsid w:val="005F411E"/>
    <w:rsid w:val="00600FFD"/>
    <w:rsid w:val="006042A0"/>
    <w:rsid w:val="006077D7"/>
    <w:rsid w:val="00613D65"/>
    <w:rsid w:val="006157B6"/>
    <w:rsid w:val="0061597D"/>
    <w:rsid w:val="00616AB2"/>
    <w:rsid w:val="00616E5D"/>
    <w:rsid w:val="00620A79"/>
    <w:rsid w:val="00623AC1"/>
    <w:rsid w:val="00623FE6"/>
    <w:rsid w:val="00627EEC"/>
    <w:rsid w:val="00630B3E"/>
    <w:rsid w:val="00631434"/>
    <w:rsid w:val="006329AF"/>
    <w:rsid w:val="00635C68"/>
    <w:rsid w:val="00636F06"/>
    <w:rsid w:val="00637CAF"/>
    <w:rsid w:val="00642BA2"/>
    <w:rsid w:val="00643797"/>
    <w:rsid w:val="00643F6D"/>
    <w:rsid w:val="0064414C"/>
    <w:rsid w:val="00644525"/>
    <w:rsid w:val="006457BC"/>
    <w:rsid w:val="006470ED"/>
    <w:rsid w:val="0065279D"/>
    <w:rsid w:val="00665CEC"/>
    <w:rsid w:val="00667813"/>
    <w:rsid w:val="00670454"/>
    <w:rsid w:val="00670584"/>
    <w:rsid w:val="00673237"/>
    <w:rsid w:val="00674B65"/>
    <w:rsid w:val="00675517"/>
    <w:rsid w:val="00682B03"/>
    <w:rsid w:val="00690354"/>
    <w:rsid w:val="006905A4"/>
    <w:rsid w:val="00692689"/>
    <w:rsid w:val="00694452"/>
    <w:rsid w:val="00694540"/>
    <w:rsid w:val="00694707"/>
    <w:rsid w:val="0069567F"/>
    <w:rsid w:val="006A1909"/>
    <w:rsid w:val="006A4BC9"/>
    <w:rsid w:val="006A5664"/>
    <w:rsid w:val="006A5E20"/>
    <w:rsid w:val="006B0CBA"/>
    <w:rsid w:val="006B364F"/>
    <w:rsid w:val="006B3AC9"/>
    <w:rsid w:val="006B406B"/>
    <w:rsid w:val="006B6D15"/>
    <w:rsid w:val="006C39E6"/>
    <w:rsid w:val="006C3F04"/>
    <w:rsid w:val="006C53E3"/>
    <w:rsid w:val="006C64D7"/>
    <w:rsid w:val="006C691D"/>
    <w:rsid w:val="006D5129"/>
    <w:rsid w:val="006D6DC2"/>
    <w:rsid w:val="006E1057"/>
    <w:rsid w:val="006E38F2"/>
    <w:rsid w:val="006E3F60"/>
    <w:rsid w:val="006E5455"/>
    <w:rsid w:val="006F01A1"/>
    <w:rsid w:val="006F2CE2"/>
    <w:rsid w:val="00700988"/>
    <w:rsid w:val="00700FF8"/>
    <w:rsid w:val="00701F92"/>
    <w:rsid w:val="00705186"/>
    <w:rsid w:val="00707E2D"/>
    <w:rsid w:val="00710627"/>
    <w:rsid w:val="007106D7"/>
    <w:rsid w:val="00710F06"/>
    <w:rsid w:val="0071133F"/>
    <w:rsid w:val="00712392"/>
    <w:rsid w:val="00715D90"/>
    <w:rsid w:val="007164A8"/>
    <w:rsid w:val="007169EB"/>
    <w:rsid w:val="00717801"/>
    <w:rsid w:val="0072297D"/>
    <w:rsid w:val="00726A06"/>
    <w:rsid w:val="00730341"/>
    <w:rsid w:val="0073250B"/>
    <w:rsid w:val="007334DA"/>
    <w:rsid w:val="00734C06"/>
    <w:rsid w:val="00736830"/>
    <w:rsid w:val="0073777F"/>
    <w:rsid w:val="007440ED"/>
    <w:rsid w:val="00744530"/>
    <w:rsid w:val="00747FC7"/>
    <w:rsid w:val="007573FB"/>
    <w:rsid w:val="00757A07"/>
    <w:rsid w:val="00760415"/>
    <w:rsid w:val="00760D00"/>
    <w:rsid w:val="007613A3"/>
    <w:rsid w:val="00764E8A"/>
    <w:rsid w:val="00765D77"/>
    <w:rsid w:val="007672CE"/>
    <w:rsid w:val="00771729"/>
    <w:rsid w:val="0077701A"/>
    <w:rsid w:val="0078131C"/>
    <w:rsid w:val="007901EA"/>
    <w:rsid w:val="00790D11"/>
    <w:rsid w:val="0079466D"/>
    <w:rsid w:val="007A30C9"/>
    <w:rsid w:val="007A413C"/>
    <w:rsid w:val="007A51B8"/>
    <w:rsid w:val="007A66E0"/>
    <w:rsid w:val="007A6752"/>
    <w:rsid w:val="007B10FE"/>
    <w:rsid w:val="007B59C2"/>
    <w:rsid w:val="007B6016"/>
    <w:rsid w:val="007C04B5"/>
    <w:rsid w:val="007C07E5"/>
    <w:rsid w:val="007C0D28"/>
    <w:rsid w:val="007C2A0C"/>
    <w:rsid w:val="007D29EE"/>
    <w:rsid w:val="007E0AA1"/>
    <w:rsid w:val="007E582E"/>
    <w:rsid w:val="007F10AB"/>
    <w:rsid w:val="007F4733"/>
    <w:rsid w:val="007F49B3"/>
    <w:rsid w:val="007F5200"/>
    <w:rsid w:val="007F6712"/>
    <w:rsid w:val="00800D6B"/>
    <w:rsid w:val="00802320"/>
    <w:rsid w:val="00804FAA"/>
    <w:rsid w:val="00807439"/>
    <w:rsid w:val="00811B72"/>
    <w:rsid w:val="00814060"/>
    <w:rsid w:val="00816FD8"/>
    <w:rsid w:val="008204C4"/>
    <w:rsid w:val="00821ABD"/>
    <w:rsid w:val="00826A14"/>
    <w:rsid w:val="0082793F"/>
    <w:rsid w:val="008303F7"/>
    <w:rsid w:val="00830E4E"/>
    <w:rsid w:val="00830FEC"/>
    <w:rsid w:val="00832C91"/>
    <w:rsid w:val="00833173"/>
    <w:rsid w:val="008379A5"/>
    <w:rsid w:val="00840C7D"/>
    <w:rsid w:val="008435AF"/>
    <w:rsid w:val="00844E6B"/>
    <w:rsid w:val="0084585E"/>
    <w:rsid w:val="00850A7A"/>
    <w:rsid w:val="008529B6"/>
    <w:rsid w:val="00857016"/>
    <w:rsid w:val="00857209"/>
    <w:rsid w:val="00857C13"/>
    <w:rsid w:val="00864DB4"/>
    <w:rsid w:val="00871B29"/>
    <w:rsid w:val="00871B3F"/>
    <w:rsid w:val="008747AF"/>
    <w:rsid w:val="008753C9"/>
    <w:rsid w:val="00876731"/>
    <w:rsid w:val="008768C1"/>
    <w:rsid w:val="0088442A"/>
    <w:rsid w:val="0088451F"/>
    <w:rsid w:val="00884652"/>
    <w:rsid w:val="008864D5"/>
    <w:rsid w:val="008906BB"/>
    <w:rsid w:val="008935D0"/>
    <w:rsid w:val="008947ED"/>
    <w:rsid w:val="00896861"/>
    <w:rsid w:val="00896CC8"/>
    <w:rsid w:val="008974A5"/>
    <w:rsid w:val="00897FB0"/>
    <w:rsid w:val="008A1EB2"/>
    <w:rsid w:val="008A401D"/>
    <w:rsid w:val="008A6CC6"/>
    <w:rsid w:val="008C2ACC"/>
    <w:rsid w:val="008C50B1"/>
    <w:rsid w:val="008C5818"/>
    <w:rsid w:val="008C63CE"/>
    <w:rsid w:val="008C66D2"/>
    <w:rsid w:val="008D2794"/>
    <w:rsid w:val="008D4037"/>
    <w:rsid w:val="008D51E3"/>
    <w:rsid w:val="008D59E8"/>
    <w:rsid w:val="008E175D"/>
    <w:rsid w:val="008E59CD"/>
    <w:rsid w:val="008E62E8"/>
    <w:rsid w:val="008E6746"/>
    <w:rsid w:val="008F02B9"/>
    <w:rsid w:val="008F1CAB"/>
    <w:rsid w:val="008F2E6F"/>
    <w:rsid w:val="008F4326"/>
    <w:rsid w:val="008F59AF"/>
    <w:rsid w:val="008F7935"/>
    <w:rsid w:val="008F7A56"/>
    <w:rsid w:val="00903CF5"/>
    <w:rsid w:val="009063BA"/>
    <w:rsid w:val="009075CE"/>
    <w:rsid w:val="00913013"/>
    <w:rsid w:val="00913BA6"/>
    <w:rsid w:val="00916726"/>
    <w:rsid w:val="0091772B"/>
    <w:rsid w:val="009219D7"/>
    <w:rsid w:val="00922862"/>
    <w:rsid w:val="00923D54"/>
    <w:rsid w:val="00924CA3"/>
    <w:rsid w:val="0092760F"/>
    <w:rsid w:val="009360C4"/>
    <w:rsid w:val="00936517"/>
    <w:rsid w:val="009374AD"/>
    <w:rsid w:val="0093762B"/>
    <w:rsid w:val="00937855"/>
    <w:rsid w:val="00941D2B"/>
    <w:rsid w:val="00941D95"/>
    <w:rsid w:val="00942288"/>
    <w:rsid w:val="00942CC3"/>
    <w:rsid w:val="00943044"/>
    <w:rsid w:val="00944733"/>
    <w:rsid w:val="00946DA4"/>
    <w:rsid w:val="00946DEA"/>
    <w:rsid w:val="00950E5C"/>
    <w:rsid w:val="00953683"/>
    <w:rsid w:val="00954CF5"/>
    <w:rsid w:val="0095618F"/>
    <w:rsid w:val="0095673A"/>
    <w:rsid w:val="009633EA"/>
    <w:rsid w:val="00963780"/>
    <w:rsid w:val="00963DEB"/>
    <w:rsid w:val="00964B09"/>
    <w:rsid w:val="009657B8"/>
    <w:rsid w:val="00970EE8"/>
    <w:rsid w:val="00970F8F"/>
    <w:rsid w:val="00971198"/>
    <w:rsid w:val="00974D61"/>
    <w:rsid w:val="00980863"/>
    <w:rsid w:val="00983972"/>
    <w:rsid w:val="00986AE9"/>
    <w:rsid w:val="009926B0"/>
    <w:rsid w:val="00993590"/>
    <w:rsid w:val="009936BB"/>
    <w:rsid w:val="00995DAF"/>
    <w:rsid w:val="009A1845"/>
    <w:rsid w:val="009A28DE"/>
    <w:rsid w:val="009A5182"/>
    <w:rsid w:val="009A5264"/>
    <w:rsid w:val="009A5CDB"/>
    <w:rsid w:val="009A5D9E"/>
    <w:rsid w:val="009A6799"/>
    <w:rsid w:val="009A6BBE"/>
    <w:rsid w:val="009A7F1A"/>
    <w:rsid w:val="009B29B5"/>
    <w:rsid w:val="009B6356"/>
    <w:rsid w:val="009C0699"/>
    <w:rsid w:val="009C3DC6"/>
    <w:rsid w:val="009C3F1A"/>
    <w:rsid w:val="009C7F1F"/>
    <w:rsid w:val="009D14D6"/>
    <w:rsid w:val="009D3936"/>
    <w:rsid w:val="009D6069"/>
    <w:rsid w:val="009D670E"/>
    <w:rsid w:val="009D6C9B"/>
    <w:rsid w:val="009E1ABB"/>
    <w:rsid w:val="009E27AF"/>
    <w:rsid w:val="009E2845"/>
    <w:rsid w:val="009E4BBE"/>
    <w:rsid w:val="009E52F8"/>
    <w:rsid w:val="009E64D2"/>
    <w:rsid w:val="009E66E5"/>
    <w:rsid w:val="009F0885"/>
    <w:rsid w:val="009F2D56"/>
    <w:rsid w:val="009F7BA1"/>
    <w:rsid w:val="00A07010"/>
    <w:rsid w:val="00A0722E"/>
    <w:rsid w:val="00A10886"/>
    <w:rsid w:val="00A13035"/>
    <w:rsid w:val="00A176AC"/>
    <w:rsid w:val="00A21664"/>
    <w:rsid w:val="00A219CC"/>
    <w:rsid w:val="00A21BEA"/>
    <w:rsid w:val="00A22805"/>
    <w:rsid w:val="00A248FA"/>
    <w:rsid w:val="00A274CE"/>
    <w:rsid w:val="00A304AC"/>
    <w:rsid w:val="00A312F5"/>
    <w:rsid w:val="00A3461D"/>
    <w:rsid w:val="00A34964"/>
    <w:rsid w:val="00A3499C"/>
    <w:rsid w:val="00A364D1"/>
    <w:rsid w:val="00A37D8B"/>
    <w:rsid w:val="00A4426A"/>
    <w:rsid w:val="00A620F0"/>
    <w:rsid w:val="00A66BFF"/>
    <w:rsid w:val="00A671D2"/>
    <w:rsid w:val="00A70F08"/>
    <w:rsid w:val="00A7205D"/>
    <w:rsid w:val="00A72566"/>
    <w:rsid w:val="00A72CDE"/>
    <w:rsid w:val="00A77DF2"/>
    <w:rsid w:val="00A77F87"/>
    <w:rsid w:val="00A8024D"/>
    <w:rsid w:val="00A85E00"/>
    <w:rsid w:val="00A87750"/>
    <w:rsid w:val="00A91B05"/>
    <w:rsid w:val="00A91BDC"/>
    <w:rsid w:val="00A91D6F"/>
    <w:rsid w:val="00A932A6"/>
    <w:rsid w:val="00A935B2"/>
    <w:rsid w:val="00A93E40"/>
    <w:rsid w:val="00AA1089"/>
    <w:rsid w:val="00AA13A0"/>
    <w:rsid w:val="00AA468B"/>
    <w:rsid w:val="00AA4A0F"/>
    <w:rsid w:val="00AA522A"/>
    <w:rsid w:val="00AA762F"/>
    <w:rsid w:val="00AB0ACC"/>
    <w:rsid w:val="00AB5505"/>
    <w:rsid w:val="00AB719E"/>
    <w:rsid w:val="00AC4E78"/>
    <w:rsid w:val="00AC5110"/>
    <w:rsid w:val="00AC59B6"/>
    <w:rsid w:val="00AC5D84"/>
    <w:rsid w:val="00AC640A"/>
    <w:rsid w:val="00AD0B96"/>
    <w:rsid w:val="00AD340F"/>
    <w:rsid w:val="00AD3898"/>
    <w:rsid w:val="00AD3AA8"/>
    <w:rsid w:val="00AE002E"/>
    <w:rsid w:val="00AE0262"/>
    <w:rsid w:val="00AE1194"/>
    <w:rsid w:val="00AE211F"/>
    <w:rsid w:val="00AE4974"/>
    <w:rsid w:val="00AE4EA2"/>
    <w:rsid w:val="00AE559F"/>
    <w:rsid w:val="00AE7C79"/>
    <w:rsid w:val="00AF00C2"/>
    <w:rsid w:val="00AF10D2"/>
    <w:rsid w:val="00AF6AE1"/>
    <w:rsid w:val="00B011EE"/>
    <w:rsid w:val="00B012B4"/>
    <w:rsid w:val="00B0176C"/>
    <w:rsid w:val="00B0397E"/>
    <w:rsid w:val="00B04450"/>
    <w:rsid w:val="00B07610"/>
    <w:rsid w:val="00B10E36"/>
    <w:rsid w:val="00B1102F"/>
    <w:rsid w:val="00B13927"/>
    <w:rsid w:val="00B14380"/>
    <w:rsid w:val="00B210AC"/>
    <w:rsid w:val="00B23D4A"/>
    <w:rsid w:val="00B31CB0"/>
    <w:rsid w:val="00B34035"/>
    <w:rsid w:val="00B35B7B"/>
    <w:rsid w:val="00B362E6"/>
    <w:rsid w:val="00B36C47"/>
    <w:rsid w:val="00B36FFC"/>
    <w:rsid w:val="00B3716E"/>
    <w:rsid w:val="00B44A37"/>
    <w:rsid w:val="00B462B6"/>
    <w:rsid w:val="00B504AF"/>
    <w:rsid w:val="00B512F6"/>
    <w:rsid w:val="00B531A5"/>
    <w:rsid w:val="00B561F6"/>
    <w:rsid w:val="00B56846"/>
    <w:rsid w:val="00B5775E"/>
    <w:rsid w:val="00B61794"/>
    <w:rsid w:val="00B732D6"/>
    <w:rsid w:val="00B771B6"/>
    <w:rsid w:val="00B83C45"/>
    <w:rsid w:val="00B85A57"/>
    <w:rsid w:val="00B87C37"/>
    <w:rsid w:val="00B9324B"/>
    <w:rsid w:val="00B935E3"/>
    <w:rsid w:val="00B95F6A"/>
    <w:rsid w:val="00BA0084"/>
    <w:rsid w:val="00BA22CF"/>
    <w:rsid w:val="00BA26E0"/>
    <w:rsid w:val="00BA47D0"/>
    <w:rsid w:val="00BA6E9F"/>
    <w:rsid w:val="00BB67C5"/>
    <w:rsid w:val="00BB6C33"/>
    <w:rsid w:val="00BB7D9E"/>
    <w:rsid w:val="00BC03B5"/>
    <w:rsid w:val="00BC46C4"/>
    <w:rsid w:val="00BC5BED"/>
    <w:rsid w:val="00BD0D77"/>
    <w:rsid w:val="00BD1E7A"/>
    <w:rsid w:val="00BD3E05"/>
    <w:rsid w:val="00BD6635"/>
    <w:rsid w:val="00BE5280"/>
    <w:rsid w:val="00BE5B65"/>
    <w:rsid w:val="00BF50F4"/>
    <w:rsid w:val="00BF5755"/>
    <w:rsid w:val="00BF72D1"/>
    <w:rsid w:val="00C026E5"/>
    <w:rsid w:val="00C03642"/>
    <w:rsid w:val="00C03D4E"/>
    <w:rsid w:val="00C04F36"/>
    <w:rsid w:val="00C11C83"/>
    <w:rsid w:val="00C13F6E"/>
    <w:rsid w:val="00C15AFA"/>
    <w:rsid w:val="00C20890"/>
    <w:rsid w:val="00C22807"/>
    <w:rsid w:val="00C24113"/>
    <w:rsid w:val="00C26F47"/>
    <w:rsid w:val="00C31B22"/>
    <w:rsid w:val="00C320EB"/>
    <w:rsid w:val="00C322E3"/>
    <w:rsid w:val="00C33C14"/>
    <w:rsid w:val="00C3486F"/>
    <w:rsid w:val="00C369BC"/>
    <w:rsid w:val="00C403AF"/>
    <w:rsid w:val="00C423E0"/>
    <w:rsid w:val="00C441F3"/>
    <w:rsid w:val="00C45144"/>
    <w:rsid w:val="00C47AB1"/>
    <w:rsid w:val="00C5344A"/>
    <w:rsid w:val="00C54CAC"/>
    <w:rsid w:val="00C6147E"/>
    <w:rsid w:val="00C61561"/>
    <w:rsid w:val="00C6197C"/>
    <w:rsid w:val="00C700CB"/>
    <w:rsid w:val="00C72B97"/>
    <w:rsid w:val="00C74A9E"/>
    <w:rsid w:val="00C74E0E"/>
    <w:rsid w:val="00C80204"/>
    <w:rsid w:val="00C8349D"/>
    <w:rsid w:val="00C875A2"/>
    <w:rsid w:val="00C914E2"/>
    <w:rsid w:val="00C91D6F"/>
    <w:rsid w:val="00C927F1"/>
    <w:rsid w:val="00C93BAF"/>
    <w:rsid w:val="00CA1831"/>
    <w:rsid w:val="00CB543D"/>
    <w:rsid w:val="00CB5CE2"/>
    <w:rsid w:val="00CC177C"/>
    <w:rsid w:val="00CC401B"/>
    <w:rsid w:val="00CD1877"/>
    <w:rsid w:val="00CD33FB"/>
    <w:rsid w:val="00CD627C"/>
    <w:rsid w:val="00CE018F"/>
    <w:rsid w:val="00CE3D59"/>
    <w:rsid w:val="00CE5D95"/>
    <w:rsid w:val="00CE659D"/>
    <w:rsid w:val="00CE68C9"/>
    <w:rsid w:val="00CF3378"/>
    <w:rsid w:val="00CF39A8"/>
    <w:rsid w:val="00D01073"/>
    <w:rsid w:val="00D13769"/>
    <w:rsid w:val="00D1622D"/>
    <w:rsid w:val="00D16B7D"/>
    <w:rsid w:val="00D213B5"/>
    <w:rsid w:val="00D2246D"/>
    <w:rsid w:val="00D26AB4"/>
    <w:rsid w:val="00D33D49"/>
    <w:rsid w:val="00D342F6"/>
    <w:rsid w:val="00D3645A"/>
    <w:rsid w:val="00D40B34"/>
    <w:rsid w:val="00D47DB9"/>
    <w:rsid w:val="00D53BC2"/>
    <w:rsid w:val="00D56124"/>
    <w:rsid w:val="00D56A12"/>
    <w:rsid w:val="00D56B3F"/>
    <w:rsid w:val="00D57BD0"/>
    <w:rsid w:val="00D57CA1"/>
    <w:rsid w:val="00D61B9A"/>
    <w:rsid w:val="00D638F7"/>
    <w:rsid w:val="00D6515B"/>
    <w:rsid w:val="00D6516A"/>
    <w:rsid w:val="00D73D7E"/>
    <w:rsid w:val="00D81E79"/>
    <w:rsid w:val="00D831E8"/>
    <w:rsid w:val="00D8370E"/>
    <w:rsid w:val="00D83F34"/>
    <w:rsid w:val="00D87D33"/>
    <w:rsid w:val="00D95461"/>
    <w:rsid w:val="00DA3541"/>
    <w:rsid w:val="00DA6433"/>
    <w:rsid w:val="00DA7C79"/>
    <w:rsid w:val="00DB2B25"/>
    <w:rsid w:val="00DB5888"/>
    <w:rsid w:val="00DB6484"/>
    <w:rsid w:val="00DD0E19"/>
    <w:rsid w:val="00DD2557"/>
    <w:rsid w:val="00DD5921"/>
    <w:rsid w:val="00DD73CD"/>
    <w:rsid w:val="00DD763F"/>
    <w:rsid w:val="00DE67DC"/>
    <w:rsid w:val="00DE7194"/>
    <w:rsid w:val="00DF18DB"/>
    <w:rsid w:val="00DF1B0F"/>
    <w:rsid w:val="00DF2ABE"/>
    <w:rsid w:val="00DF3FB9"/>
    <w:rsid w:val="00DF52CC"/>
    <w:rsid w:val="00DF55A7"/>
    <w:rsid w:val="00DF659D"/>
    <w:rsid w:val="00DF71AE"/>
    <w:rsid w:val="00E019C7"/>
    <w:rsid w:val="00E020B7"/>
    <w:rsid w:val="00E03EFE"/>
    <w:rsid w:val="00E058CE"/>
    <w:rsid w:val="00E103DB"/>
    <w:rsid w:val="00E12E39"/>
    <w:rsid w:val="00E13CBC"/>
    <w:rsid w:val="00E1402F"/>
    <w:rsid w:val="00E14174"/>
    <w:rsid w:val="00E144DD"/>
    <w:rsid w:val="00E24700"/>
    <w:rsid w:val="00E255F4"/>
    <w:rsid w:val="00E308F6"/>
    <w:rsid w:val="00E30EDA"/>
    <w:rsid w:val="00E31CCC"/>
    <w:rsid w:val="00E33C62"/>
    <w:rsid w:val="00E35538"/>
    <w:rsid w:val="00E37426"/>
    <w:rsid w:val="00E37CB9"/>
    <w:rsid w:val="00E4139E"/>
    <w:rsid w:val="00E4344D"/>
    <w:rsid w:val="00E440FA"/>
    <w:rsid w:val="00E441E5"/>
    <w:rsid w:val="00E473D5"/>
    <w:rsid w:val="00E50728"/>
    <w:rsid w:val="00E52D3C"/>
    <w:rsid w:val="00E54666"/>
    <w:rsid w:val="00E63135"/>
    <w:rsid w:val="00E66989"/>
    <w:rsid w:val="00E67C94"/>
    <w:rsid w:val="00E7035F"/>
    <w:rsid w:val="00E71445"/>
    <w:rsid w:val="00E71E2F"/>
    <w:rsid w:val="00E72044"/>
    <w:rsid w:val="00E751EE"/>
    <w:rsid w:val="00E80F0F"/>
    <w:rsid w:val="00E83FEE"/>
    <w:rsid w:val="00E844A6"/>
    <w:rsid w:val="00E85184"/>
    <w:rsid w:val="00E87F45"/>
    <w:rsid w:val="00E90C49"/>
    <w:rsid w:val="00E91C30"/>
    <w:rsid w:val="00E928B2"/>
    <w:rsid w:val="00E94E2E"/>
    <w:rsid w:val="00E956F8"/>
    <w:rsid w:val="00E9572E"/>
    <w:rsid w:val="00E95B1E"/>
    <w:rsid w:val="00E9602C"/>
    <w:rsid w:val="00EA5E6A"/>
    <w:rsid w:val="00EB08BB"/>
    <w:rsid w:val="00EB12FD"/>
    <w:rsid w:val="00EB1807"/>
    <w:rsid w:val="00EB2549"/>
    <w:rsid w:val="00EB3CBB"/>
    <w:rsid w:val="00EB4910"/>
    <w:rsid w:val="00EB5649"/>
    <w:rsid w:val="00EB777C"/>
    <w:rsid w:val="00EC1236"/>
    <w:rsid w:val="00EC404F"/>
    <w:rsid w:val="00ED33BC"/>
    <w:rsid w:val="00ED3833"/>
    <w:rsid w:val="00ED3D79"/>
    <w:rsid w:val="00ED5F79"/>
    <w:rsid w:val="00ED6430"/>
    <w:rsid w:val="00EE0150"/>
    <w:rsid w:val="00EE1101"/>
    <w:rsid w:val="00EE5A08"/>
    <w:rsid w:val="00EF05A8"/>
    <w:rsid w:val="00F041AA"/>
    <w:rsid w:val="00F04B46"/>
    <w:rsid w:val="00F066BD"/>
    <w:rsid w:val="00F07B7D"/>
    <w:rsid w:val="00F11063"/>
    <w:rsid w:val="00F117FA"/>
    <w:rsid w:val="00F149C3"/>
    <w:rsid w:val="00F14FEC"/>
    <w:rsid w:val="00F20154"/>
    <w:rsid w:val="00F23438"/>
    <w:rsid w:val="00F23633"/>
    <w:rsid w:val="00F267DB"/>
    <w:rsid w:val="00F30307"/>
    <w:rsid w:val="00F31348"/>
    <w:rsid w:val="00F32155"/>
    <w:rsid w:val="00F34F9F"/>
    <w:rsid w:val="00F41D28"/>
    <w:rsid w:val="00F43B75"/>
    <w:rsid w:val="00F446BC"/>
    <w:rsid w:val="00F45742"/>
    <w:rsid w:val="00F52907"/>
    <w:rsid w:val="00F56FAF"/>
    <w:rsid w:val="00F60EB7"/>
    <w:rsid w:val="00F62895"/>
    <w:rsid w:val="00F62A41"/>
    <w:rsid w:val="00F74804"/>
    <w:rsid w:val="00F81105"/>
    <w:rsid w:val="00F86DE0"/>
    <w:rsid w:val="00F8756C"/>
    <w:rsid w:val="00F91620"/>
    <w:rsid w:val="00F92341"/>
    <w:rsid w:val="00F92E80"/>
    <w:rsid w:val="00F933F7"/>
    <w:rsid w:val="00F94433"/>
    <w:rsid w:val="00FA2642"/>
    <w:rsid w:val="00FA3E11"/>
    <w:rsid w:val="00FA498B"/>
    <w:rsid w:val="00FB1A34"/>
    <w:rsid w:val="00FB275E"/>
    <w:rsid w:val="00FB5BBF"/>
    <w:rsid w:val="00FC0380"/>
    <w:rsid w:val="00FC078E"/>
    <w:rsid w:val="00FC0A0C"/>
    <w:rsid w:val="00FC137D"/>
    <w:rsid w:val="00FC139B"/>
    <w:rsid w:val="00FC20B0"/>
    <w:rsid w:val="00FC45A0"/>
    <w:rsid w:val="00FC5A7B"/>
    <w:rsid w:val="00FC65AD"/>
    <w:rsid w:val="00FD0C55"/>
    <w:rsid w:val="00FD0FCE"/>
    <w:rsid w:val="00FD3BE4"/>
    <w:rsid w:val="00FE0C93"/>
    <w:rsid w:val="00FF03FA"/>
    <w:rsid w:val="00FF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1A4FE"/>
  <w15:chartTrackingRefBased/>
  <w15:docId w15:val="{856F347F-E9AF-46C1-A728-C27535802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6E24"/>
    <w:pPr>
      <w:widowControl w:val="0"/>
      <w:jc w:val="both"/>
    </w:pPr>
  </w:style>
  <w:style w:type="paragraph" w:styleId="1">
    <w:name w:val="heading 1"/>
    <w:basedOn w:val="a"/>
    <w:next w:val="a"/>
    <w:link w:val="10"/>
    <w:autoRedefine/>
    <w:uiPriority w:val="9"/>
    <w:qFormat/>
    <w:rsid w:val="00F31348"/>
    <w:pPr>
      <w:keepNext/>
      <w:keepLines/>
      <w:jc w:val="left"/>
      <w:outlineLvl w:val="0"/>
    </w:pPr>
    <w:rPr>
      <w:rFonts w:ascii="Times New Romans" w:eastAsia="宋体" w:hAnsi="Times New Romans"/>
      <w:b/>
      <w:bCs/>
      <w:kern w:val="44"/>
      <w:sz w:val="19"/>
      <w:szCs w:val="44"/>
    </w:rPr>
  </w:style>
  <w:style w:type="paragraph" w:styleId="2">
    <w:name w:val="heading 2"/>
    <w:basedOn w:val="a"/>
    <w:next w:val="a"/>
    <w:link w:val="20"/>
    <w:autoRedefine/>
    <w:uiPriority w:val="9"/>
    <w:unhideWhenUsed/>
    <w:qFormat/>
    <w:rsid w:val="0014628D"/>
    <w:pPr>
      <w:keepNext/>
      <w:keepLines/>
      <w:jc w:val="left"/>
      <w:outlineLvl w:val="1"/>
    </w:pPr>
    <w:rPr>
      <w:rFonts w:ascii="Arial" w:eastAsia="宋体" w:hAnsi="Arial" w:cs="Arial"/>
      <w:bCs/>
      <w:sz w:val="20"/>
      <w:szCs w:val="20"/>
      <w:shd w:val="clear" w:color="auto" w:fill="FFFFFF"/>
    </w:rPr>
  </w:style>
  <w:style w:type="paragraph" w:styleId="3">
    <w:name w:val="heading 3"/>
    <w:basedOn w:val="a"/>
    <w:next w:val="a"/>
    <w:link w:val="30"/>
    <w:autoRedefine/>
    <w:uiPriority w:val="9"/>
    <w:unhideWhenUsed/>
    <w:qFormat/>
    <w:rsid w:val="00050560"/>
    <w:pPr>
      <w:keepNext/>
      <w:keepLines/>
      <w:jc w:val="left"/>
      <w:outlineLvl w:val="2"/>
    </w:pPr>
    <w:rPr>
      <w:rFonts w:ascii="Roboto" w:eastAsia="宋体" w:hAnsi="Roboto" w:cstheme="majorBidi"/>
      <w:bCs/>
      <w:color w:val="000000"/>
      <w:sz w:val="19"/>
      <w:szCs w:val="32"/>
    </w:rPr>
  </w:style>
  <w:style w:type="paragraph" w:styleId="4">
    <w:name w:val="heading 4"/>
    <w:basedOn w:val="a"/>
    <w:next w:val="a"/>
    <w:link w:val="40"/>
    <w:uiPriority w:val="9"/>
    <w:semiHidden/>
    <w:unhideWhenUsed/>
    <w:qFormat/>
    <w:rsid w:val="00055C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1348"/>
    <w:rPr>
      <w:rFonts w:ascii="Times New Romans" w:eastAsia="宋体" w:hAnsi="Times New Romans"/>
      <w:b/>
      <w:bCs/>
      <w:kern w:val="44"/>
      <w:sz w:val="19"/>
      <w:szCs w:val="44"/>
    </w:rPr>
  </w:style>
  <w:style w:type="character" w:customStyle="1" w:styleId="20">
    <w:name w:val="标题 2 字符"/>
    <w:basedOn w:val="a0"/>
    <w:link w:val="2"/>
    <w:uiPriority w:val="9"/>
    <w:rsid w:val="0014628D"/>
    <w:rPr>
      <w:rFonts w:ascii="Arial" w:eastAsia="宋体" w:hAnsi="Arial" w:cs="Arial"/>
      <w:bCs/>
      <w:sz w:val="20"/>
      <w:szCs w:val="20"/>
    </w:rPr>
  </w:style>
  <w:style w:type="character" w:customStyle="1" w:styleId="30">
    <w:name w:val="标题 3 字符"/>
    <w:basedOn w:val="a0"/>
    <w:link w:val="3"/>
    <w:uiPriority w:val="9"/>
    <w:rsid w:val="00050560"/>
    <w:rPr>
      <w:rFonts w:ascii="Roboto" w:eastAsia="宋体" w:hAnsi="Roboto" w:cstheme="majorBidi"/>
      <w:bCs/>
      <w:color w:val="000000"/>
      <w:sz w:val="19"/>
      <w:szCs w:val="32"/>
    </w:rPr>
  </w:style>
  <w:style w:type="character" w:styleId="a3">
    <w:name w:val="Hyperlink"/>
    <w:basedOn w:val="a0"/>
    <w:uiPriority w:val="99"/>
    <w:unhideWhenUsed/>
    <w:rsid w:val="00E95B1E"/>
    <w:rPr>
      <w:color w:val="0563C1" w:themeColor="hyperlink"/>
      <w:u w:val="single"/>
    </w:rPr>
  </w:style>
  <w:style w:type="character" w:styleId="a4">
    <w:name w:val="Unresolved Mention"/>
    <w:basedOn w:val="a0"/>
    <w:uiPriority w:val="99"/>
    <w:semiHidden/>
    <w:unhideWhenUsed/>
    <w:rsid w:val="00E95B1E"/>
    <w:rPr>
      <w:color w:val="605E5C"/>
      <w:shd w:val="clear" w:color="auto" w:fill="E1DFDD"/>
    </w:rPr>
  </w:style>
  <w:style w:type="paragraph" w:styleId="a5">
    <w:name w:val="List Paragraph"/>
    <w:basedOn w:val="a"/>
    <w:uiPriority w:val="34"/>
    <w:qFormat/>
    <w:rsid w:val="0047585D"/>
    <w:pPr>
      <w:ind w:firstLine="420"/>
    </w:pPr>
  </w:style>
  <w:style w:type="paragraph" w:styleId="a6">
    <w:name w:val="header"/>
    <w:basedOn w:val="a"/>
    <w:link w:val="a7"/>
    <w:uiPriority w:val="99"/>
    <w:unhideWhenUsed/>
    <w:rsid w:val="00D651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6516A"/>
    <w:rPr>
      <w:sz w:val="18"/>
      <w:szCs w:val="18"/>
    </w:rPr>
  </w:style>
  <w:style w:type="paragraph" w:styleId="a8">
    <w:name w:val="footer"/>
    <w:basedOn w:val="a"/>
    <w:link w:val="a9"/>
    <w:uiPriority w:val="99"/>
    <w:unhideWhenUsed/>
    <w:rsid w:val="00D6516A"/>
    <w:pPr>
      <w:tabs>
        <w:tab w:val="center" w:pos="4153"/>
        <w:tab w:val="right" w:pos="8306"/>
      </w:tabs>
      <w:snapToGrid w:val="0"/>
      <w:jc w:val="left"/>
    </w:pPr>
    <w:rPr>
      <w:sz w:val="18"/>
      <w:szCs w:val="18"/>
    </w:rPr>
  </w:style>
  <w:style w:type="character" w:customStyle="1" w:styleId="a9">
    <w:name w:val="页脚 字符"/>
    <w:basedOn w:val="a0"/>
    <w:link w:val="a8"/>
    <w:uiPriority w:val="99"/>
    <w:rsid w:val="00D6516A"/>
    <w:rPr>
      <w:sz w:val="18"/>
      <w:szCs w:val="18"/>
    </w:rPr>
  </w:style>
  <w:style w:type="character" w:styleId="aa">
    <w:name w:val="line number"/>
    <w:basedOn w:val="a0"/>
    <w:uiPriority w:val="99"/>
    <w:semiHidden/>
    <w:unhideWhenUsed/>
    <w:rsid w:val="007A413C"/>
  </w:style>
  <w:style w:type="table" w:styleId="ab">
    <w:name w:val="Table Grid"/>
    <w:basedOn w:val="a1"/>
    <w:uiPriority w:val="39"/>
    <w:rsid w:val="009C7F1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9C7F1F"/>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C7F1F"/>
    <w:rPr>
      <w:rFonts w:ascii="等线" w:eastAsia="等线" w:hAnsi="等线"/>
      <w:noProof/>
      <w:sz w:val="20"/>
    </w:rPr>
  </w:style>
  <w:style w:type="paragraph" w:customStyle="1" w:styleId="EndNoteBibliography">
    <w:name w:val="EndNote Bibliography"/>
    <w:basedOn w:val="a"/>
    <w:link w:val="EndNoteBibliography0"/>
    <w:rsid w:val="009C7F1F"/>
    <w:rPr>
      <w:rFonts w:ascii="等线" w:eastAsia="等线" w:hAnsi="等线"/>
      <w:noProof/>
      <w:sz w:val="20"/>
    </w:rPr>
  </w:style>
  <w:style w:type="character" w:customStyle="1" w:styleId="EndNoteBibliography0">
    <w:name w:val="EndNote Bibliography 字符"/>
    <w:basedOn w:val="a0"/>
    <w:link w:val="EndNoteBibliography"/>
    <w:rsid w:val="009C7F1F"/>
    <w:rPr>
      <w:rFonts w:ascii="等线" w:eastAsia="等线" w:hAnsi="等线"/>
      <w:noProof/>
      <w:sz w:val="20"/>
    </w:rPr>
  </w:style>
  <w:style w:type="character" w:styleId="ac">
    <w:name w:val="Placeholder Text"/>
    <w:basedOn w:val="a0"/>
    <w:uiPriority w:val="99"/>
    <w:semiHidden/>
    <w:rsid w:val="00C403AF"/>
    <w:rPr>
      <w:color w:val="808080"/>
    </w:rPr>
  </w:style>
  <w:style w:type="paragraph" w:styleId="HTML">
    <w:name w:val="HTML Preformatted"/>
    <w:basedOn w:val="a"/>
    <w:link w:val="HTML0"/>
    <w:uiPriority w:val="99"/>
    <w:unhideWhenUsed/>
    <w:rsid w:val="00267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67103"/>
    <w:rPr>
      <w:rFonts w:ascii="宋体" w:eastAsia="宋体" w:hAnsi="宋体" w:cs="宋体"/>
      <w:kern w:val="0"/>
      <w:sz w:val="24"/>
      <w:szCs w:val="24"/>
    </w:rPr>
  </w:style>
  <w:style w:type="character" w:customStyle="1" w:styleId="40">
    <w:name w:val="标题 4 字符"/>
    <w:basedOn w:val="a0"/>
    <w:link w:val="4"/>
    <w:uiPriority w:val="9"/>
    <w:semiHidden/>
    <w:rsid w:val="00055CC7"/>
    <w:rPr>
      <w:rFonts w:asciiTheme="majorHAnsi" w:eastAsiaTheme="majorEastAsia" w:hAnsiTheme="majorHAnsi" w:cstheme="majorBidi"/>
      <w:b/>
      <w:bCs/>
      <w:sz w:val="28"/>
      <w:szCs w:val="28"/>
    </w:rPr>
  </w:style>
  <w:style w:type="paragraph" w:styleId="ad">
    <w:name w:val="Normal (Web)"/>
    <w:basedOn w:val="a"/>
    <w:uiPriority w:val="99"/>
    <w:semiHidden/>
    <w:unhideWhenUsed/>
    <w:rsid w:val="0054106C"/>
    <w:pPr>
      <w:widowControl/>
      <w:spacing w:before="100" w:beforeAutospacing="1" w:after="100" w:afterAutospacing="1"/>
      <w:jc w:val="left"/>
    </w:pPr>
    <w:rPr>
      <w:rFonts w:ascii="宋体" w:eastAsia="宋体" w:hAnsi="宋体" w:cs="宋体"/>
      <w:kern w:val="0"/>
      <w:sz w:val="24"/>
      <w:szCs w:val="24"/>
    </w:rPr>
  </w:style>
  <w:style w:type="character" w:customStyle="1" w:styleId="delimiter">
    <w:name w:val="delimiter"/>
    <w:basedOn w:val="a0"/>
    <w:rsid w:val="00F066BD"/>
  </w:style>
  <w:style w:type="character" w:customStyle="1" w:styleId="text">
    <w:name w:val="text"/>
    <w:basedOn w:val="a0"/>
    <w:rsid w:val="00D57BD0"/>
  </w:style>
  <w:style w:type="character" w:customStyle="1" w:styleId="ng-star-inserted">
    <w:name w:val="ng-star-inserted"/>
    <w:basedOn w:val="a0"/>
    <w:rsid w:val="0065279D"/>
  </w:style>
  <w:style w:type="character" w:styleId="ae">
    <w:name w:val="Emphasis"/>
    <w:basedOn w:val="a0"/>
    <w:uiPriority w:val="20"/>
    <w:qFormat/>
    <w:rsid w:val="0014628D"/>
    <w:rPr>
      <w:i/>
      <w:iCs/>
    </w:rPr>
  </w:style>
  <w:style w:type="character" w:styleId="af">
    <w:name w:val="annotation reference"/>
    <w:basedOn w:val="a0"/>
    <w:uiPriority w:val="99"/>
    <w:semiHidden/>
    <w:unhideWhenUsed/>
    <w:rsid w:val="00590E57"/>
    <w:rPr>
      <w:sz w:val="16"/>
      <w:szCs w:val="16"/>
    </w:rPr>
  </w:style>
  <w:style w:type="paragraph" w:styleId="af0">
    <w:name w:val="annotation text"/>
    <w:basedOn w:val="a"/>
    <w:link w:val="af1"/>
    <w:uiPriority w:val="99"/>
    <w:unhideWhenUsed/>
    <w:rsid w:val="00590E57"/>
    <w:pPr>
      <w:spacing w:after="160"/>
    </w:pPr>
    <w:rPr>
      <w:kern w:val="0"/>
      <w:sz w:val="20"/>
      <w:szCs w:val="20"/>
      <w:lang w:val="en-GB"/>
    </w:rPr>
  </w:style>
  <w:style w:type="character" w:customStyle="1" w:styleId="af1">
    <w:name w:val="批注文字 字符"/>
    <w:basedOn w:val="a0"/>
    <w:link w:val="af0"/>
    <w:uiPriority w:val="99"/>
    <w:rsid w:val="00590E57"/>
    <w:rPr>
      <w:kern w:val="0"/>
      <w:sz w:val="20"/>
      <w:szCs w:val="20"/>
      <w:lang w:val="en-GB"/>
    </w:rPr>
  </w:style>
  <w:style w:type="paragraph" w:styleId="af2">
    <w:name w:val="Revision"/>
    <w:hidden/>
    <w:uiPriority w:val="99"/>
    <w:semiHidden/>
    <w:rsid w:val="0008012B"/>
  </w:style>
  <w:style w:type="paragraph" w:styleId="af3">
    <w:name w:val="annotation subject"/>
    <w:basedOn w:val="af0"/>
    <w:next w:val="af0"/>
    <w:link w:val="af4"/>
    <w:uiPriority w:val="99"/>
    <w:semiHidden/>
    <w:unhideWhenUsed/>
    <w:rsid w:val="00356212"/>
    <w:pPr>
      <w:spacing w:after="0"/>
      <w:jc w:val="left"/>
    </w:pPr>
    <w:rPr>
      <w:b/>
      <w:bCs/>
      <w:kern w:val="2"/>
      <w:sz w:val="21"/>
      <w:szCs w:val="22"/>
      <w:lang w:val="en-US"/>
    </w:rPr>
  </w:style>
  <w:style w:type="character" w:customStyle="1" w:styleId="af4">
    <w:name w:val="批注主题 字符"/>
    <w:basedOn w:val="af1"/>
    <w:link w:val="af3"/>
    <w:uiPriority w:val="99"/>
    <w:semiHidden/>
    <w:rsid w:val="00356212"/>
    <w:rPr>
      <w:b/>
      <w:bCs/>
      <w:kern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161">
      <w:bodyDiv w:val="1"/>
      <w:marLeft w:val="0"/>
      <w:marRight w:val="0"/>
      <w:marTop w:val="0"/>
      <w:marBottom w:val="0"/>
      <w:divBdr>
        <w:top w:val="none" w:sz="0" w:space="0" w:color="auto"/>
        <w:left w:val="none" w:sz="0" w:space="0" w:color="auto"/>
        <w:bottom w:val="none" w:sz="0" w:space="0" w:color="auto"/>
        <w:right w:val="none" w:sz="0" w:space="0" w:color="auto"/>
      </w:divBdr>
    </w:div>
    <w:div w:id="97025096">
      <w:bodyDiv w:val="1"/>
      <w:marLeft w:val="0"/>
      <w:marRight w:val="0"/>
      <w:marTop w:val="0"/>
      <w:marBottom w:val="0"/>
      <w:divBdr>
        <w:top w:val="none" w:sz="0" w:space="0" w:color="auto"/>
        <w:left w:val="none" w:sz="0" w:space="0" w:color="auto"/>
        <w:bottom w:val="none" w:sz="0" w:space="0" w:color="auto"/>
        <w:right w:val="none" w:sz="0" w:space="0" w:color="auto"/>
      </w:divBdr>
    </w:div>
    <w:div w:id="158473677">
      <w:bodyDiv w:val="1"/>
      <w:marLeft w:val="0"/>
      <w:marRight w:val="0"/>
      <w:marTop w:val="0"/>
      <w:marBottom w:val="0"/>
      <w:divBdr>
        <w:top w:val="none" w:sz="0" w:space="0" w:color="auto"/>
        <w:left w:val="none" w:sz="0" w:space="0" w:color="auto"/>
        <w:bottom w:val="none" w:sz="0" w:space="0" w:color="auto"/>
        <w:right w:val="none" w:sz="0" w:space="0" w:color="auto"/>
      </w:divBdr>
    </w:div>
    <w:div w:id="207111040">
      <w:bodyDiv w:val="1"/>
      <w:marLeft w:val="0"/>
      <w:marRight w:val="0"/>
      <w:marTop w:val="0"/>
      <w:marBottom w:val="0"/>
      <w:divBdr>
        <w:top w:val="none" w:sz="0" w:space="0" w:color="auto"/>
        <w:left w:val="none" w:sz="0" w:space="0" w:color="auto"/>
        <w:bottom w:val="none" w:sz="0" w:space="0" w:color="auto"/>
        <w:right w:val="none" w:sz="0" w:space="0" w:color="auto"/>
      </w:divBdr>
    </w:div>
    <w:div w:id="285087953">
      <w:bodyDiv w:val="1"/>
      <w:marLeft w:val="0"/>
      <w:marRight w:val="0"/>
      <w:marTop w:val="0"/>
      <w:marBottom w:val="0"/>
      <w:divBdr>
        <w:top w:val="none" w:sz="0" w:space="0" w:color="auto"/>
        <w:left w:val="none" w:sz="0" w:space="0" w:color="auto"/>
        <w:bottom w:val="none" w:sz="0" w:space="0" w:color="auto"/>
        <w:right w:val="none" w:sz="0" w:space="0" w:color="auto"/>
      </w:divBdr>
    </w:div>
    <w:div w:id="311838862">
      <w:bodyDiv w:val="1"/>
      <w:marLeft w:val="0"/>
      <w:marRight w:val="0"/>
      <w:marTop w:val="0"/>
      <w:marBottom w:val="0"/>
      <w:divBdr>
        <w:top w:val="none" w:sz="0" w:space="0" w:color="auto"/>
        <w:left w:val="none" w:sz="0" w:space="0" w:color="auto"/>
        <w:bottom w:val="none" w:sz="0" w:space="0" w:color="auto"/>
        <w:right w:val="none" w:sz="0" w:space="0" w:color="auto"/>
      </w:divBdr>
    </w:div>
    <w:div w:id="463037524">
      <w:bodyDiv w:val="1"/>
      <w:marLeft w:val="0"/>
      <w:marRight w:val="0"/>
      <w:marTop w:val="0"/>
      <w:marBottom w:val="0"/>
      <w:divBdr>
        <w:top w:val="none" w:sz="0" w:space="0" w:color="auto"/>
        <w:left w:val="none" w:sz="0" w:space="0" w:color="auto"/>
        <w:bottom w:val="none" w:sz="0" w:space="0" w:color="auto"/>
        <w:right w:val="none" w:sz="0" w:space="0" w:color="auto"/>
      </w:divBdr>
    </w:div>
    <w:div w:id="662242193">
      <w:bodyDiv w:val="1"/>
      <w:marLeft w:val="0"/>
      <w:marRight w:val="0"/>
      <w:marTop w:val="0"/>
      <w:marBottom w:val="0"/>
      <w:divBdr>
        <w:top w:val="none" w:sz="0" w:space="0" w:color="auto"/>
        <w:left w:val="none" w:sz="0" w:space="0" w:color="auto"/>
        <w:bottom w:val="none" w:sz="0" w:space="0" w:color="auto"/>
        <w:right w:val="none" w:sz="0" w:space="0" w:color="auto"/>
      </w:divBdr>
    </w:div>
    <w:div w:id="676425312">
      <w:bodyDiv w:val="1"/>
      <w:marLeft w:val="0"/>
      <w:marRight w:val="0"/>
      <w:marTop w:val="0"/>
      <w:marBottom w:val="0"/>
      <w:divBdr>
        <w:top w:val="none" w:sz="0" w:space="0" w:color="auto"/>
        <w:left w:val="none" w:sz="0" w:space="0" w:color="auto"/>
        <w:bottom w:val="none" w:sz="0" w:space="0" w:color="auto"/>
        <w:right w:val="none" w:sz="0" w:space="0" w:color="auto"/>
      </w:divBdr>
    </w:div>
    <w:div w:id="741609721">
      <w:bodyDiv w:val="1"/>
      <w:marLeft w:val="0"/>
      <w:marRight w:val="0"/>
      <w:marTop w:val="0"/>
      <w:marBottom w:val="0"/>
      <w:divBdr>
        <w:top w:val="none" w:sz="0" w:space="0" w:color="auto"/>
        <w:left w:val="none" w:sz="0" w:space="0" w:color="auto"/>
        <w:bottom w:val="none" w:sz="0" w:space="0" w:color="auto"/>
        <w:right w:val="none" w:sz="0" w:space="0" w:color="auto"/>
      </w:divBdr>
    </w:div>
    <w:div w:id="756947689">
      <w:bodyDiv w:val="1"/>
      <w:marLeft w:val="0"/>
      <w:marRight w:val="0"/>
      <w:marTop w:val="0"/>
      <w:marBottom w:val="0"/>
      <w:divBdr>
        <w:top w:val="none" w:sz="0" w:space="0" w:color="auto"/>
        <w:left w:val="none" w:sz="0" w:space="0" w:color="auto"/>
        <w:bottom w:val="none" w:sz="0" w:space="0" w:color="auto"/>
        <w:right w:val="none" w:sz="0" w:space="0" w:color="auto"/>
      </w:divBdr>
    </w:div>
    <w:div w:id="832718575">
      <w:bodyDiv w:val="1"/>
      <w:marLeft w:val="0"/>
      <w:marRight w:val="0"/>
      <w:marTop w:val="0"/>
      <w:marBottom w:val="0"/>
      <w:divBdr>
        <w:top w:val="none" w:sz="0" w:space="0" w:color="auto"/>
        <w:left w:val="none" w:sz="0" w:space="0" w:color="auto"/>
        <w:bottom w:val="none" w:sz="0" w:space="0" w:color="auto"/>
        <w:right w:val="none" w:sz="0" w:space="0" w:color="auto"/>
      </w:divBdr>
    </w:div>
    <w:div w:id="865171756">
      <w:bodyDiv w:val="1"/>
      <w:marLeft w:val="0"/>
      <w:marRight w:val="0"/>
      <w:marTop w:val="0"/>
      <w:marBottom w:val="0"/>
      <w:divBdr>
        <w:top w:val="none" w:sz="0" w:space="0" w:color="auto"/>
        <w:left w:val="none" w:sz="0" w:space="0" w:color="auto"/>
        <w:bottom w:val="none" w:sz="0" w:space="0" w:color="auto"/>
        <w:right w:val="none" w:sz="0" w:space="0" w:color="auto"/>
      </w:divBdr>
    </w:div>
    <w:div w:id="871921129">
      <w:bodyDiv w:val="1"/>
      <w:marLeft w:val="0"/>
      <w:marRight w:val="0"/>
      <w:marTop w:val="0"/>
      <w:marBottom w:val="0"/>
      <w:divBdr>
        <w:top w:val="none" w:sz="0" w:space="0" w:color="auto"/>
        <w:left w:val="none" w:sz="0" w:space="0" w:color="auto"/>
        <w:bottom w:val="none" w:sz="0" w:space="0" w:color="auto"/>
        <w:right w:val="none" w:sz="0" w:space="0" w:color="auto"/>
      </w:divBdr>
    </w:div>
    <w:div w:id="896237278">
      <w:bodyDiv w:val="1"/>
      <w:marLeft w:val="0"/>
      <w:marRight w:val="0"/>
      <w:marTop w:val="0"/>
      <w:marBottom w:val="0"/>
      <w:divBdr>
        <w:top w:val="none" w:sz="0" w:space="0" w:color="auto"/>
        <w:left w:val="none" w:sz="0" w:space="0" w:color="auto"/>
        <w:bottom w:val="none" w:sz="0" w:space="0" w:color="auto"/>
        <w:right w:val="none" w:sz="0" w:space="0" w:color="auto"/>
      </w:divBdr>
    </w:div>
    <w:div w:id="914702740">
      <w:bodyDiv w:val="1"/>
      <w:marLeft w:val="0"/>
      <w:marRight w:val="0"/>
      <w:marTop w:val="0"/>
      <w:marBottom w:val="0"/>
      <w:divBdr>
        <w:top w:val="none" w:sz="0" w:space="0" w:color="auto"/>
        <w:left w:val="none" w:sz="0" w:space="0" w:color="auto"/>
        <w:bottom w:val="none" w:sz="0" w:space="0" w:color="auto"/>
        <w:right w:val="none" w:sz="0" w:space="0" w:color="auto"/>
      </w:divBdr>
    </w:div>
    <w:div w:id="918641418">
      <w:bodyDiv w:val="1"/>
      <w:marLeft w:val="0"/>
      <w:marRight w:val="0"/>
      <w:marTop w:val="0"/>
      <w:marBottom w:val="0"/>
      <w:divBdr>
        <w:top w:val="none" w:sz="0" w:space="0" w:color="auto"/>
        <w:left w:val="none" w:sz="0" w:space="0" w:color="auto"/>
        <w:bottom w:val="none" w:sz="0" w:space="0" w:color="auto"/>
        <w:right w:val="none" w:sz="0" w:space="0" w:color="auto"/>
      </w:divBdr>
    </w:div>
    <w:div w:id="984507329">
      <w:bodyDiv w:val="1"/>
      <w:marLeft w:val="0"/>
      <w:marRight w:val="0"/>
      <w:marTop w:val="0"/>
      <w:marBottom w:val="0"/>
      <w:divBdr>
        <w:top w:val="none" w:sz="0" w:space="0" w:color="auto"/>
        <w:left w:val="none" w:sz="0" w:space="0" w:color="auto"/>
        <w:bottom w:val="none" w:sz="0" w:space="0" w:color="auto"/>
        <w:right w:val="none" w:sz="0" w:space="0" w:color="auto"/>
      </w:divBdr>
    </w:div>
    <w:div w:id="1015305787">
      <w:bodyDiv w:val="1"/>
      <w:marLeft w:val="0"/>
      <w:marRight w:val="0"/>
      <w:marTop w:val="0"/>
      <w:marBottom w:val="0"/>
      <w:divBdr>
        <w:top w:val="none" w:sz="0" w:space="0" w:color="auto"/>
        <w:left w:val="none" w:sz="0" w:space="0" w:color="auto"/>
        <w:bottom w:val="none" w:sz="0" w:space="0" w:color="auto"/>
        <w:right w:val="none" w:sz="0" w:space="0" w:color="auto"/>
      </w:divBdr>
    </w:div>
    <w:div w:id="1053770393">
      <w:bodyDiv w:val="1"/>
      <w:marLeft w:val="0"/>
      <w:marRight w:val="0"/>
      <w:marTop w:val="0"/>
      <w:marBottom w:val="0"/>
      <w:divBdr>
        <w:top w:val="none" w:sz="0" w:space="0" w:color="auto"/>
        <w:left w:val="none" w:sz="0" w:space="0" w:color="auto"/>
        <w:bottom w:val="none" w:sz="0" w:space="0" w:color="auto"/>
        <w:right w:val="none" w:sz="0" w:space="0" w:color="auto"/>
      </w:divBdr>
    </w:div>
    <w:div w:id="1219583903">
      <w:bodyDiv w:val="1"/>
      <w:marLeft w:val="0"/>
      <w:marRight w:val="0"/>
      <w:marTop w:val="0"/>
      <w:marBottom w:val="0"/>
      <w:divBdr>
        <w:top w:val="none" w:sz="0" w:space="0" w:color="auto"/>
        <w:left w:val="none" w:sz="0" w:space="0" w:color="auto"/>
        <w:bottom w:val="none" w:sz="0" w:space="0" w:color="auto"/>
        <w:right w:val="none" w:sz="0" w:space="0" w:color="auto"/>
      </w:divBdr>
    </w:div>
    <w:div w:id="1294291693">
      <w:bodyDiv w:val="1"/>
      <w:marLeft w:val="0"/>
      <w:marRight w:val="0"/>
      <w:marTop w:val="0"/>
      <w:marBottom w:val="0"/>
      <w:divBdr>
        <w:top w:val="none" w:sz="0" w:space="0" w:color="auto"/>
        <w:left w:val="none" w:sz="0" w:space="0" w:color="auto"/>
        <w:bottom w:val="none" w:sz="0" w:space="0" w:color="auto"/>
        <w:right w:val="none" w:sz="0" w:space="0" w:color="auto"/>
      </w:divBdr>
    </w:div>
    <w:div w:id="1382751782">
      <w:bodyDiv w:val="1"/>
      <w:marLeft w:val="0"/>
      <w:marRight w:val="0"/>
      <w:marTop w:val="0"/>
      <w:marBottom w:val="0"/>
      <w:divBdr>
        <w:top w:val="none" w:sz="0" w:space="0" w:color="auto"/>
        <w:left w:val="none" w:sz="0" w:space="0" w:color="auto"/>
        <w:bottom w:val="none" w:sz="0" w:space="0" w:color="auto"/>
        <w:right w:val="none" w:sz="0" w:space="0" w:color="auto"/>
      </w:divBdr>
    </w:div>
    <w:div w:id="1405225700">
      <w:bodyDiv w:val="1"/>
      <w:marLeft w:val="0"/>
      <w:marRight w:val="0"/>
      <w:marTop w:val="0"/>
      <w:marBottom w:val="0"/>
      <w:divBdr>
        <w:top w:val="none" w:sz="0" w:space="0" w:color="auto"/>
        <w:left w:val="none" w:sz="0" w:space="0" w:color="auto"/>
        <w:bottom w:val="none" w:sz="0" w:space="0" w:color="auto"/>
        <w:right w:val="none" w:sz="0" w:space="0" w:color="auto"/>
      </w:divBdr>
    </w:div>
    <w:div w:id="1492910140">
      <w:bodyDiv w:val="1"/>
      <w:marLeft w:val="0"/>
      <w:marRight w:val="0"/>
      <w:marTop w:val="0"/>
      <w:marBottom w:val="0"/>
      <w:divBdr>
        <w:top w:val="none" w:sz="0" w:space="0" w:color="auto"/>
        <w:left w:val="none" w:sz="0" w:space="0" w:color="auto"/>
        <w:bottom w:val="none" w:sz="0" w:space="0" w:color="auto"/>
        <w:right w:val="none" w:sz="0" w:space="0" w:color="auto"/>
      </w:divBdr>
    </w:div>
    <w:div w:id="1539930156">
      <w:bodyDiv w:val="1"/>
      <w:marLeft w:val="0"/>
      <w:marRight w:val="0"/>
      <w:marTop w:val="0"/>
      <w:marBottom w:val="0"/>
      <w:divBdr>
        <w:top w:val="none" w:sz="0" w:space="0" w:color="auto"/>
        <w:left w:val="none" w:sz="0" w:space="0" w:color="auto"/>
        <w:bottom w:val="none" w:sz="0" w:space="0" w:color="auto"/>
        <w:right w:val="none" w:sz="0" w:space="0" w:color="auto"/>
      </w:divBdr>
    </w:div>
    <w:div w:id="1562013363">
      <w:bodyDiv w:val="1"/>
      <w:marLeft w:val="0"/>
      <w:marRight w:val="0"/>
      <w:marTop w:val="0"/>
      <w:marBottom w:val="0"/>
      <w:divBdr>
        <w:top w:val="none" w:sz="0" w:space="0" w:color="auto"/>
        <w:left w:val="none" w:sz="0" w:space="0" w:color="auto"/>
        <w:bottom w:val="none" w:sz="0" w:space="0" w:color="auto"/>
        <w:right w:val="none" w:sz="0" w:space="0" w:color="auto"/>
      </w:divBdr>
    </w:div>
    <w:div w:id="1599632506">
      <w:bodyDiv w:val="1"/>
      <w:marLeft w:val="0"/>
      <w:marRight w:val="0"/>
      <w:marTop w:val="0"/>
      <w:marBottom w:val="0"/>
      <w:divBdr>
        <w:top w:val="none" w:sz="0" w:space="0" w:color="auto"/>
        <w:left w:val="none" w:sz="0" w:space="0" w:color="auto"/>
        <w:bottom w:val="none" w:sz="0" w:space="0" w:color="auto"/>
        <w:right w:val="none" w:sz="0" w:space="0" w:color="auto"/>
      </w:divBdr>
    </w:div>
    <w:div w:id="1619143072">
      <w:bodyDiv w:val="1"/>
      <w:marLeft w:val="0"/>
      <w:marRight w:val="0"/>
      <w:marTop w:val="0"/>
      <w:marBottom w:val="0"/>
      <w:divBdr>
        <w:top w:val="none" w:sz="0" w:space="0" w:color="auto"/>
        <w:left w:val="none" w:sz="0" w:space="0" w:color="auto"/>
        <w:bottom w:val="none" w:sz="0" w:space="0" w:color="auto"/>
        <w:right w:val="none" w:sz="0" w:space="0" w:color="auto"/>
      </w:divBdr>
    </w:div>
    <w:div w:id="1643656630">
      <w:bodyDiv w:val="1"/>
      <w:marLeft w:val="0"/>
      <w:marRight w:val="0"/>
      <w:marTop w:val="0"/>
      <w:marBottom w:val="0"/>
      <w:divBdr>
        <w:top w:val="none" w:sz="0" w:space="0" w:color="auto"/>
        <w:left w:val="none" w:sz="0" w:space="0" w:color="auto"/>
        <w:bottom w:val="none" w:sz="0" w:space="0" w:color="auto"/>
        <w:right w:val="none" w:sz="0" w:space="0" w:color="auto"/>
      </w:divBdr>
    </w:div>
    <w:div w:id="1643998127">
      <w:bodyDiv w:val="1"/>
      <w:marLeft w:val="0"/>
      <w:marRight w:val="0"/>
      <w:marTop w:val="0"/>
      <w:marBottom w:val="0"/>
      <w:divBdr>
        <w:top w:val="none" w:sz="0" w:space="0" w:color="auto"/>
        <w:left w:val="none" w:sz="0" w:space="0" w:color="auto"/>
        <w:bottom w:val="none" w:sz="0" w:space="0" w:color="auto"/>
        <w:right w:val="none" w:sz="0" w:space="0" w:color="auto"/>
      </w:divBdr>
    </w:div>
    <w:div w:id="1661344311">
      <w:bodyDiv w:val="1"/>
      <w:marLeft w:val="0"/>
      <w:marRight w:val="0"/>
      <w:marTop w:val="0"/>
      <w:marBottom w:val="0"/>
      <w:divBdr>
        <w:top w:val="none" w:sz="0" w:space="0" w:color="auto"/>
        <w:left w:val="none" w:sz="0" w:space="0" w:color="auto"/>
        <w:bottom w:val="none" w:sz="0" w:space="0" w:color="auto"/>
        <w:right w:val="none" w:sz="0" w:space="0" w:color="auto"/>
      </w:divBdr>
    </w:div>
    <w:div w:id="1730690485">
      <w:bodyDiv w:val="1"/>
      <w:marLeft w:val="0"/>
      <w:marRight w:val="0"/>
      <w:marTop w:val="0"/>
      <w:marBottom w:val="0"/>
      <w:divBdr>
        <w:top w:val="none" w:sz="0" w:space="0" w:color="auto"/>
        <w:left w:val="none" w:sz="0" w:space="0" w:color="auto"/>
        <w:bottom w:val="none" w:sz="0" w:space="0" w:color="auto"/>
        <w:right w:val="none" w:sz="0" w:space="0" w:color="auto"/>
      </w:divBdr>
    </w:div>
    <w:div w:id="1878422026">
      <w:bodyDiv w:val="1"/>
      <w:marLeft w:val="0"/>
      <w:marRight w:val="0"/>
      <w:marTop w:val="0"/>
      <w:marBottom w:val="0"/>
      <w:divBdr>
        <w:top w:val="none" w:sz="0" w:space="0" w:color="auto"/>
        <w:left w:val="none" w:sz="0" w:space="0" w:color="auto"/>
        <w:bottom w:val="none" w:sz="0" w:space="0" w:color="auto"/>
        <w:right w:val="none" w:sz="0" w:space="0" w:color="auto"/>
      </w:divBdr>
    </w:div>
    <w:div w:id="1899705667">
      <w:bodyDiv w:val="1"/>
      <w:marLeft w:val="0"/>
      <w:marRight w:val="0"/>
      <w:marTop w:val="0"/>
      <w:marBottom w:val="0"/>
      <w:divBdr>
        <w:top w:val="none" w:sz="0" w:space="0" w:color="auto"/>
        <w:left w:val="none" w:sz="0" w:space="0" w:color="auto"/>
        <w:bottom w:val="none" w:sz="0" w:space="0" w:color="auto"/>
        <w:right w:val="none" w:sz="0" w:space="0" w:color="auto"/>
      </w:divBdr>
    </w:div>
    <w:div w:id="2021616597">
      <w:bodyDiv w:val="1"/>
      <w:marLeft w:val="0"/>
      <w:marRight w:val="0"/>
      <w:marTop w:val="0"/>
      <w:marBottom w:val="0"/>
      <w:divBdr>
        <w:top w:val="none" w:sz="0" w:space="0" w:color="auto"/>
        <w:left w:val="none" w:sz="0" w:space="0" w:color="auto"/>
        <w:bottom w:val="none" w:sz="0" w:space="0" w:color="auto"/>
        <w:right w:val="none" w:sz="0" w:space="0" w:color="auto"/>
      </w:divBdr>
    </w:div>
    <w:div w:id="2037999810">
      <w:bodyDiv w:val="1"/>
      <w:marLeft w:val="0"/>
      <w:marRight w:val="0"/>
      <w:marTop w:val="0"/>
      <w:marBottom w:val="0"/>
      <w:divBdr>
        <w:top w:val="none" w:sz="0" w:space="0" w:color="auto"/>
        <w:left w:val="none" w:sz="0" w:space="0" w:color="auto"/>
        <w:bottom w:val="none" w:sz="0" w:space="0" w:color="auto"/>
        <w:right w:val="none" w:sz="0" w:space="0" w:color="auto"/>
      </w:divBdr>
    </w:div>
    <w:div w:id="2054847372">
      <w:bodyDiv w:val="1"/>
      <w:marLeft w:val="0"/>
      <w:marRight w:val="0"/>
      <w:marTop w:val="0"/>
      <w:marBottom w:val="0"/>
      <w:divBdr>
        <w:top w:val="none" w:sz="0" w:space="0" w:color="auto"/>
        <w:left w:val="none" w:sz="0" w:space="0" w:color="auto"/>
        <w:bottom w:val="none" w:sz="0" w:space="0" w:color="auto"/>
        <w:right w:val="none" w:sz="0" w:space="0" w:color="auto"/>
      </w:divBdr>
    </w:div>
    <w:div w:id="2082019986">
      <w:bodyDiv w:val="1"/>
      <w:marLeft w:val="0"/>
      <w:marRight w:val="0"/>
      <w:marTop w:val="0"/>
      <w:marBottom w:val="0"/>
      <w:divBdr>
        <w:top w:val="none" w:sz="0" w:space="0" w:color="auto"/>
        <w:left w:val="none" w:sz="0" w:space="0" w:color="auto"/>
        <w:bottom w:val="none" w:sz="0" w:space="0" w:color="auto"/>
        <w:right w:val="none" w:sz="0" w:space="0" w:color="auto"/>
      </w:divBdr>
    </w:div>
    <w:div w:id="2121996498">
      <w:bodyDiv w:val="1"/>
      <w:marLeft w:val="0"/>
      <w:marRight w:val="0"/>
      <w:marTop w:val="0"/>
      <w:marBottom w:val="0"/>
      <w:divBdr>
        <w:top w:val="none" w:sz="0" w:space="0" w:color="auto"/>
        <w:left w:val="none" w:sz="0" w:space="0" w:color="auto"/>
        <w:bottom w:val="none" w:sz="0" w:space="0" w:color="auto"/>
        <w:right w:val="none" w:sz="0" w:space="0" w:color="auto"/>
      </w:divBdr>
    </w:div>
    <w:div w:id="21412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astepeptides-meta.com:7777/cal" TargetMode="External"/><Relationship Id="rId13" Type="http://schemas.openxmlformats.org/officeDocument/2006/relationships/image" Target="media/image5.svg"/><Relationship Id="rId18" Type="http://schemas.openxmlformats.org/officeDocument/2006/relationships/hyperlink" Target="http://tastepeptides-meta.com:7777/ca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SynchronyML/Auto_ML_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tastepeptides-meta.com:7777/ca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FB5C-1429-4BE1-B6C0-E7E82F45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10072</TotalTime>
  <Pages>30</Pages>
  <Words>22339</Words>
  <Characters>127336</Characters>
  <Application>Microsoft Office Word</Application>
  <DocSecurity>0</DocSecurity>
  <Lines>1061</Lines>
  <Paragraphs>298</Paragraphs>
  <ScaleCrop>false</ScaleCrop>
  <Company/>
  <LinksUpToDate>false</LinksUpToDate>
  <CharactersWithSpaces>149377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智勇</dc:creator>
  <cp:keywords/>
  <dc:description/>
  <cp:lastModifiedBy>崔 智勇</cp:lastModifiedBy>
  <cp:revision>752</cp:revision>
  <cp:lastPrinted>2021-12-18T09:31:00Z</cp:lastPrinted>
  <dcterms:created xsi:type="dcterms:W3CDTF">2021-10-21T12:18:00Z</dcterms:created>
  <dcterms:modified xsi:type="dcterms:W3CDTF">2021-12-18T12:48:00Z</dcterms:modified>
</cp:coreProperties>
</file>